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C0B2E" w:rsidRPr="00FA2A5F" w:rsidRDefault="00243B54">
      <w:pPr>
        <w:jc w:val="center"/>
        <w:rPr>
          <w:rFonts w:ascii="Times New Roman" w:eastAsia="Times New Roman" w:hAnsi="Times New Roman" w:cs="Times New Roman"/>
          <w:color w:val="000000"/>
        </w:rPr>
      </w:pPr>
      <w:bookmarkStart w:id="0" w:name="_heading=h.gjdgxs" w:colFirst="0" w:colLast="0"/>
      <w:bookmarkEnd w:id="0"/>
      <w:r w:rsidRPr="00FA2A5F">
        <w:rPr>
          <w:rFonts w:ascii="Times New Roman" w:eastAsia="Times New Roman" w:hAnsi="Times New Roman" w:cs="Times New Roman"/>
          <w:noProof/>
          <w:color w:val="000000"/>
        </w:rPr>
        <w:drawing>
          <wp:inline distT="0" distB="0" distL="0" distR="0">
            <wp:extent cx="1401489" cy="898218"/>
            <wp:effectExtent l="0" t="0" r="0" b="0"/>
            <wp:docPr id="81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8"/>
                    <a:srcRect/>
                    <a:stretch>
                      <a:fillRect/>
                    </a:stretch>
                  </pic:blipFill>
                  <pic:spPr>
                    <a:xfrm>
                      <a:off x="0" y="0"/>
                      <a:ext cx="1401489" cy="898218"/>
                    </a:xfrm>
                    <a:prstGeom prst="rect">
                      <a:avLst/>
                    </a:prstGeom>
                    <a:ln/>
                  </pic:spPr>
                </pic:pic>
              </a:graphicData>
            </a:graphic>
          </wp:inline>
        </w:drawing>
      </w:r>
    </w:p>
    <w:p w14:paraId="00000002" w14:textId="77777777" w:rsidR="003C0B2E" w:rsidRPr="00FA2A5F" w:rsidRDefault="00243B54">
      <w:pPr>
        <w:spacing w:line="480" w:lineRule="auto"/>
        <w:jc w:val="center"/>
        <w:rPr>
          <w:rFonts w:ascii="Times New Roman" w:eastAsia="Times New Roman" w:hAnsi="Times New Roman" w:cs="Times New Roman"/>
          <w:b/>
          <w:color w:val="000000"/>
        </w:rPr>
      </w:pPr>
      <w:r w:rsidRPr="00FA2A5F">
        <w:rPr>
          <w:rFonts w:ascii="Times New Roman" w:eastAsia="Times New Roman" w:hAnsi="Times New Roman" w:cs="Times New Roman"/>
          <w:b/>
          <w:color w:val="000000"/>
        </w:rPr>
        <w:t>KENYA CERTIFICATE OF SECONDARY EDUCATION</w:t>
      </w:r>
    </w:p>
    <w:p w14:paraId="00000003" w14:textId="77777777" w:rsidR="003C0B2E" w:rsidRPr="00FA2A5F" w:rsidRDefault="00243B54">
      <w:pPr>
        <w:spacing w:line="480" w:lineRule="auto"/>
        <w:jc w:val="center"/>
        <w:rPr>
          <w:rFonts w:ascii="Times New Roman" w:eastAsia="Times New Roman" w:hAnsi="Times New Roman" w:cs="Times New Roman"/>
          <w:b/>
          <w:color w:val="000000"/>
        </w:rPr>
      </w:pPr>
      <w:r w:rsidRPr="00FA2A5F">
        <w:rPr>
          <w:rFonts w:ascii="Times New Roman" w:eastAsia="Times New Roman" w:hAnsi="Times New Roman" w:cs="Times New Roman"/>
          <w:b/>
          <w:color w:val="000000"/>
        </w:rPr>
        <w:t>451/3 COMPUTER STUDIES PROJECT DOCUMENTATION</w:t>
      </w:r>
    </w:p>
    <w:p w14:paraId="00000004" w14:textId="77777777" w:rsidR="003C0B2E" w:rsidRPr="00FA2A5F" w:rsidRDefault="003C0B2E">
      <w:pPr>
        <w:spacing w:line="480" w:lineRule="auto"/>
        <w:jc w:val="center"/>
        <w:rPr>
          <w:rFonts w:ascii="Times New Roman" w:eastAsia="Times New Roman" w:hAnsi="Times New Roman" w:cs="Times New Roman"/>
          <w:b/>
          <w:color w:val="000000"/>
        </w:rPr>
      </w:pPr>
    </w:p>
    <w:p w14:paraId="00000005" w14:textId="77777777" w:rsidR="003C0B2E" w:rsidRPr="00FA2A5F" w:rsidRDefault="003C0B2E">
      <w:pPr>
        <w:spacing w:line="480" w:lineRule="auto"/>
        <w:jc w:val="center"/>
        <w:rPr>
          <w:rFonts w:ascii="Times New Roman" w:eastAsia="Times New Roman" w:hAnsi="Times New Roman" w:cs="Times New Roman"/>
          <w:b/>
          <w:color w:val="000000"/>
        </w:rPr>
      </w:pPr>
    </w:p>
    <w:p w14:paraId="00000006" w14:textId="3EC732EA" w:rsidR="003C0B2E" w:rsidRPr="00FA2A5F" w:rsidRDefault="00FA2A5F">
      <w:pPr>
        <w:spacing w:line="480" w:lineRule="auto"/>
        <w:jc w:val="center"/>
        <w:rPr>
          <w:rFonts w:ascii="Times New Roman" w:eastAsia="Times New Roman" w:hAnsi="Times New Roman" w:cs="Times New Roman"/>
          <w:b/>
          <w:color w:val="000000"/>
        </w:rPr>
      </w:pPr>
      <w:r w:rsidRPr="00FA2A5F">
        <w:rPr>
          <w:rFonts w:ascii="Times New Roman" w:eastAsia="Times New Roman" w:hAnsi="Times New Roman" w:cs="Times New Roman"/>
          <w:b/>
          <w:color w:val="000000"/>
        </w:rPr>
        <w:t>NEKTA MANAGEMENT SYSTEM</w:t>
      </w:r>
    </w:p>
    <w:p w14:paraId="00000007" w14:textId="77777777" w:rsidR="003C0B2E" w:rsidRPr="00FA2A5F" w:rsidRDefault="00243B54">
      <w:pPr>
        <w:spacing w:before="480" w:after="0" w:line="240" w:lineRule="auto"/>
        <w:jc w:val="both"/>
        <w:rPr>
          <w:rFonts w:ascii="Times New Roman" w:eastAsia="Times New Roman" w:hAnsi="Times New Roman" w:cs="Times New Roman"/>
          <w:sz w:val="28"/>
          <w:szCs w:val="28"/>
        </w:rPr>
      </w:pPr>
      <w:r w:rsidRPr="00FA2A5F">
        <w:rPr>
          <w:rFonts w:ascii="Times New Roman" w:eastAsia="Times New Roman" w:hAnsi="Times New Roman" w:cs="Times New Roman"/>
          <w:sz w:val="28"/>
          <w:szCs w:val="28"/>
        </w:rPr>
        <w:t>NAME OF THE SCHOOL:</w:t>
      </w:r>
    </w:p>
    <w:p w14:paraId="00000008" w14:textId="77777777" w:rsidR="003C0B2E" w:rsidRPr="00FA2A5F" w:rsidRDefault="00243B54">
      <w:pPr>
        <w:spacing w:before="480" w:after="0" w:line="240" w:lineRule="auto"/>
        <w:jc w:val="both"/>
        <w:rPr>
          <w:rFonts w:ascii="Times New Roman" w:eastAsia="Times New Roman" w:hAnsi="Times New Roman" w:cs="Times New Roman"/>
          <w:sz w:val="28"/>
          <w:szCs w:val="28"/>
        </w:rPr>
      </w:pPr>
      <w:r w:rsidRPr="00FA2A5F">
        <w:rPr>
          <w:rFonts w:ascii="Times New Roman" w:eastAsia="Times New Roman" w:hAnsi="Times New Roman" w:cs="Times New Roman"/>
          <w:sz w:val="28"/>
          <w:szCs w:val="28"/>
        </w:rPr>
        <w:t xml:space="preserve">STUDENT NAME: </w:t>
      </w:r>
    </w:p>
    <w:p w14:paraId="00000009" w14:textId="77777777" w:rsidR="003C0B2E" w:rsidRPr="00FA2A5F" w:rsidRDefault="00243B54">
      <w:pPr>
        <w:spacing w:before="480" w:after="0" w:line="240" w:lineRule="auto"/>
        <w:jc w:val="both"/>
        <w:rPr>
          <w:rFonts w:ascii="Times New Roman" w:eastAsia="Times New Roman" w:hAnsi="Times New Roman" w:cs="Times New Roman"/>
          <w:sz w:val="28"/>
          <w:szCs w:val="28"/>
        </w:rPr>
      </w:pPr>
      <w:r w:rsidRPr="00FA2A5F">
        <w:rPr>
          <w:rFonts w:ascii="Times New Roman" w:eastAsia="Times New Roman" w:hAnsi="Times New Roman" w:cs="Times New Roman"/>
          <w:sz w:val="28"/>
          <w:szCs w:val="28"/>
        </w:rPr>
        <w:t>INDEX NUMBER:</w:t>
      </w:r>
    </w:p>
    <w:p w14:paraId="0000000A" w14:textId="77777777" w:rsidR="003C0B2E" w:rsidRPr="00FA2A5F" w:rsidRDefault="003C0B2E">
      <w:pPr>
        <w:spacing w:before="480" w:after="0" w:line="240" w:lineRule="auto"/>
        <w:jc w:val="both"/>
        <w:rPr>
          <w:rFonts w:ascii="Times New Roman" w:eastAsia="Times New Roman" w:hAnsi="Times New Roman" w:cs="Times New Roman"/>
          <w:sz w:val="28"/>
          <w:szCs w:val="28"/>
        </w:rPr>
      </w:pPr>
    </w:p>
    <w:p w14:paraId="0000000B" w14:textId="77777777" w:rsidR="003C0B2E" w:rsidRPr="00FA2A5F" w:rsidRDefault="00243B54">
      <w:pPr>
        <w:spacing w:after="0" w:line="240" w:lineRule="auto"/>
        <w:rPr>
          <w:rFonts w:ascii="Times New Roman" w:eastAsia="Times New Roman" w:hAnsi="Times New Roman" w:cs="Times New Roman"/>
          <w:sz w:val="28"/>
          <w:szCs w:val="28"/>
        </w:rPr>
      </w:pPr>
      <w:r w:rsidRPr="00FA2A5F">
        <w:rPr>
          <w:rFonts w:ascii="Times New Roman" w:eastAsia="Times New Roman" w:hAnsi="Times New Roman" w:cs="Times New Roman"/>
          <w:sz w:val="28"/>
          <w:szCs w:val="28"/>
        </w:rPr>
        <w:t>YEAR:</w:t>
      </w:r>
      <w:r w:rsidRPr="00FA2A5F">
        <w:rPr>
          <w:rFonts w:ascii="Times New Roman" w:eastAsia="Times New Roman" w:hAnsi="Times New Roman" w:cs="Times New Roman"/>
          <w:sz w:val="28"/>
          <w:szCs w:val="28"/>
        </w:rPr>
        <w:tab/>
      </w:r>
      <w:r w:rsidRPr="00FA2A5F">
        <w:rPr>
          <w:rFonts w:ascii="Times New Roman" w:eastAsia="Times New Roman" w:hAnsi="Times New Roman" w:cs="Times New Roman"/>
          <w:sz w:val="28"/>
          <w:szCs w:val="28"/>
        </w:rPr>
        <w:tab/>
      </w:r>
      <w:r w:rsidRPr="00FA2A5F">
        <w:rPr>
          <w:rFonts w:ascii="Times New Roman" w:eastAsia="Times New Roman" w:hAnsi="Times New Roman" w:cs="Times New Roman"/>
          <w:sz w:val="28"/>
          <w:szCs w:val="28"/>
        </w:rPr>
        <w:tab/>
      </w:r>
      <w:r w:rsidRPr="00FA2A5F">
        <w:rPr>
          <w:rFonts w:ascii="Times New Roman" w:eastAsia="Times New Roman" w:hAnsi="Times New Roman" w:cs="Times New Roman"/>
          <w:sz w:val="28"/>
          <w:szCs w:val="28"/>
        </w:rPr>
        <w:tab/>
      </w:r>
      <w:r w:rsidRPr="00FA2A5F">
        <w:rPr>
          <w:rFonts w:ascii="Times New Roman" w:eastAsia="Times New Roman" w:hAnsi="Times New Roman" w:cs="Times New Roman"/>
          <w:sz w:val="28"/>
          <w:szCs w:val="28"/>
        </w:rPr>
        <w:tab/>
        <w:t>2021</w:t>
      </w:r>
    </w:p>
    <w:p w14:paraId="0000000C" w14:textId="77777777" w:rsidR="003C0B2E" w:rsidRPr="00FA2A5F" w:rsidRDefault="00243B54">
      <w:pPr>
        <w:spacing w:line="259" w:lineRule="auto"/>
        <w:ind w:firstLine="0"/>
        <w:rPr>
          <w:rFonts w:ascii="Times New Roman" w:eastAsia="Times New Roman" w:hAnsi="Times New Roman" w:cs="Times New Roman"/>
          <w:sz w:val="28"/>
          <w:szCs w:val="28"/>
        </w:rPr>
      </w:pPr>
      <w:r w:rsidRPr="00FA2A5F">
        <w:rPr>
          <w:rFonts w:ascii="Times New Roman" w:hAnsi="Times New Roman" w:cs="Times New Roman"/>
        </w:rPr>
        <w:br w:type="page"/>
      </w:r>
    </w:p>
    <w:p w14:paraId="0000000D" w14:textId="77777777" w:rsidR="003C0B2E" w:rsidRPr="00FA2A5F" w:rsidRDefault="00243B54">
      <w:pPr>
        <w:pStyle w:val="Heading1"/>
        <w:rPr>
          <w:rFonts w:ascii="Times New Roman" w:hAnsi="Times New Roman" w:cs="Times New Roman"/>
        </w:rPr>
      </w:pPr>
      <w:bookmarkStart w:id="1" w:name="_heading=h.30j0zll" w:colFirst="0" w:colLast="0"/>
      <w:bookmarkEnd w:id="1"/>
      <w:r w:rsidRPr="00FA2A5F">
        <w:rPr>
          <w:rFonts w:ascii="Times New Roman" w:hAnsi="Times New Roman" w:cs="Times New Roman"/>
        </w:rPr>
        <w:lastRenderedPageBreak/>
        <w:t>DECLARATION</w:t>
      </w:r>
    </w:p>
    <w:p w14:paraId="0000000E" w14:textId="77777777" w:rsidR="003C0B2E" w:rsidRPr="00FA2A5F" w:rsidRDefault="00243B54">
      <w:pPr>
        <w:rPr>
          <w:rFonts w:ascii="Times New Roman" w:hAnsi="Times New Roman" w:cs="Times New Roman"/>
        </w:rPr>
      </w:pPr>
      <w:r w:rsidRPr="00FA2A5F">
        <w:rPr>
          <w:rFonts w:ascii="Times New Roman" w:hAnsi="Times New Roman" w:cs="Times New Roman"/>
        </w:rPr>
        <w:t>I hereby declare that all the information included in this document is my original work and was not copied from any other source. All information from other sources have been properly cited. I also declare that I worked on this project to the best of my kn</w:t>
      </w:r>
      <w:r w:rsidRPr="00FA2A5F">
        <w:rPr>
          <w:rFonts w:ascii="Times New Roman" w:hAnsi="Times New Roman" w:cs="Times New Roman"/>
        </w:rPr>
        <w:t>owledge and followed the project guideline and structure that was provided by the Kenya National Examination Council.</w:t>
      </w:r>
    </w:p>
    <w:p w14:paraId="0000000F" w14:textId="77777777" w:rsidR="003C0B2E" w:rsidRPr="00FA2A5F" w:rsidRDefault="00243B54">
      <w:pPr>
        <w:rPr>
          <w:rFonts w:ascii="Times New Roman" w:hAnsi="Times New Roman" w:cs="Times New Roman"/>
        </w:rPr>
      </w:pPr>
      <w:r w:rsidRPr="00FA2A5F">
        <w:rPr>
          <w:rFonts w:ascii="Times New Roman" w:hAnsi="Times New Roman" w:cs="Times New Roman"/>
        </w:rPr>
        <w:t>STUDENT’S NAME: ……….……………… SIGNATURE:  ...…... DATE: …………</w:t>
      </w:r>
    </w:p>
    <w:p w14:paraId="00000010" w14:textId="77777777" w:rsidR="003C0B2E" w:rsidRPr="00FA2A5F" w:rsidRDefault="00243B54">
      <w:pPr>
        <w:rPr>
          <w:rFonts w:ascii="Times New Roman" w:hAnsi="Times New Roman" w:cs="Times New Roman"/>
        </w:rPr>
      </w:pPr>
      <w:r w:rsidRPr="00FA2A5F">
        <w:rPr>
          <w:rFonts w:ascii="Times New Roman" w:hAnsi="Times New Roman" w:cs="Times New Roman"/>
        </w:rPr>
        <w:t>SUPERVISOR’S NAME ………………………SIGNATURE………DATE………….</w:t>
      </w:r>
    </w:p>
    <w:p w14:paraId="00000011" w14:textId="77777777" w:rsidR="003C0B2E" w:rsidRPr="00FA2A5F" w:rsidRDefault="00243B54">
      <w:pPr>
        <w:spacing w:line="259" w:lineRule="auto"/>
        <w:ind w:firstLine="0"/>
        <w:rPr>
          <w:rFonts w:ascii="Times New Roman" w:eastAsia="Times New Roman" w:hAnsi="Times New Roman" w:cs="Times New Roman"/>
        </w:rPr>
      </w:pPr>
      <w:r w:rsidRPr="00FA2A5F">
        <w:rPr>
          <w:rFonts w:ascii="Times New Roman" w:hAnsi="Times New Roman" w:cs="Times New Roman"/>
        </w:rPr>
        <w:br w:type="page"/>
      </w:r>
    </w:p>
    <w:p w14:paraId="00000012" w14:textId="77777777" w:rsidR="003C0B2E" w:rsidRPr="00FA2A5F" w:rsidRDefault="00243B54">
      <w:pPr>
        <w:pStyle w:val="Heading1"/>
        <w:rPr>
          <w:rFonts w:ascii="Times New Roman" w:hAnsi="Times New Roman" w:cs="Times New Roman"/>
        </w:rPr>
      </w:pPr>
      <w:bookmarkStart w:id="2" w:name="_heading=h.1fob9te" w:colFirst="0" w:colLast="0"/>
      <w:bookmarkEnd w:id="2"/>
      <w:r w:rsidRPr="00FA2A5F">
        <w:rPr>
          <w:rFonts w:ascii="Times New Roman" w:hAnsi="Times New Roman" w:cs="Times New Roman"/>
        </w:rPr>
        <w:lastRenderedPageBreak/>
        <w:t>ACKNOWLEDGEMENT</w:t>
      </w:r>
    </w:p>
    <w:p w14:paraId="00000013"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I would like </w:t>
      </w:r>
      <w:r w:rsidRPr="00FA2A5F">
        <w:rPr>
          <w:rFonts w:ascii="Times New Roman" w:hAnsi="Times New Roman" w:cs="Times New Roman"/>
        </w:rPr>
        <w:t xml:space="preserve">to thank my classmates for the </w:t>
      </w:r>
      <w:sdt>
        <w:sdtPr>
          <w:rPr>
            <w:rFonts w:ascii="Times New Roman" w:hAnsi="Times New Roman" w:cs="Times New Roman"/>
          </w:rPr>
          <w:tag w:val="goog_rdk_0"/>
          <w:id w:val="-621383575"/>
        </w:sdtPr>
        <w:sdtEndPr/>
        <w:sdtContent>
          <w:sdt>
            <w:sdtPr>
              <w:rPr>
                <w:rFonts w:ascii="Times New Roman" w:hAnsi="Times New Roman" w:cs="Times New Roman"/>
              </w:rPr>
              <w:tag w:val="goog_rdk_1"/>
              <w:id w:val="-1020547149"/>
            </w:sdtPr>
            <w:sdtEndPr/>
            <w:sdtContent>
              <w:commentRangeStart w:id="3"/>
            </w:sdtContent>
          </w:sdt>
          <w:ins w:id="4" w:author="Kili Brian" w:date="2022-01-12T14:50:00Z">
            <w:r w:rsidRPr="00FA2A5F">
              <w:rPr>
                <w:rFonts w:ascii="Times New Roman" w:hAnsi="Times New Roman" w:cs="Times New Roman"/>
              </w:rPr>
              <w:t>cooperation</w:t>
            </w:r>
          </w:ins>
        </w:sdtContent>
      </w:sdt>
      <w:commentRangeEnd w:id="3"/>
      <w:r w:rsidRPr="00FA2A5F">
        <w:rPr>
          <w:rFonts w:ascii="Times New Roman" w:hAnsi="Times New Roman" w:cs="Times New Roman"/>
        </w:rPr>
        <w:commentReference w:id="3"/>
      </w:r>
      <w:r w:rsidRPr="00FA2A5F">
        <w:rPr>
          <w:rFonts w:ascii="Times New Roman" w:hAnsi="Times New Roman" w:cs="Times New Roman"/>
        </w:rPr>
        <w:t xml:space="preserve"> and assistance they provided me as I was working on this project. I will forever be grateful for everything they did to me and for giving me a conducive environment to work on this project. I would also lik</w:t>
      </w:r>
      <w:r w:rsidRPr="00FA2A5F">
        <w:rPr>
          <w:rFonts w:ascii="Times New Roman" w:hAnsi="Times New Roman" w:cs="Times New Roman"/>
        </w:rPr>
        <w:t xml:space="preserve">e to thank my computer studies teacher, </w:t>
      </w:r>
      <w:r w:rsidRPr="00FA2A5F">
        <w:rPr>
          <w:rFonts w:ascii="Times New Roman" w:hAnsi="Times New Roman" w:cs="Times New Roman"/>
          <w:b/>
        </w:rPr>
        <w:t>&lt;&lt;insert the name of your computer studies teacher&gt;&gt;</w:t>
      </w:r>
      <w:r w:rsidRPr="00FA2A5F">
        <w:rPr>
          <w:rFonts w:ascii="Times New Roman" w:hAnsi="Times New Roman" w:cs="Times New Roman"/>
        </w:rPr>
        <w:t xml:space="preserve"> for the guidance and supervision as I was handling the project. Thank you very much and may God always bring good things unto your ways. Lastly, thank you Almighty</w:t>
      </w:r>
      <w:r w:rsidRPr="00FA2A5F">
        <w:rPr>
          <w:rFonts w:ascii="Times New Roman" w:hAnsi="Times New Roman" w:cs="Times New Roman"/>
        </w:rPr>
        <w:t xml:space="preserve"> God for the gift of life and for giving me strength and wisdom to work on this project.</w:t>
      </w:r>
    </w:p>
    <w:p w14:paraId="00000014" w14:textId="77777777" w:rsidR="003C0B2E" w:rsidRPr="00FA2A5F" w:rsidRDefault="00243B54">
      <w:pPr>
        <w:rPr>
          <w:rFonts w:ascii="Times New Roman" w:hAnsi="Times New Roman" w:cs="Times New Roman"/>
        </w:rPr>
      </w:pPr>
      <w:r w:rsidRPr="00FA2A5F">
        <w:rPr>
          <w:rFonts w:ascii="Times New Roman" w:hAnsi="Times New Roman" w:cs="Times New Roman"/>
        </w:rPr>
        <w:br w:type="page"/>
      </w:r>
    </w:p>
    <w:p w14:paraId="00000015" w14:textId="77777777" w:rsidR="003C0B2E" w:rsidRPr="00FA2A5F" w:rsidRDefault="00243B54">
      <w:pPr>
        <w:pStyle w:val="Heading1"/>
        <w:rPr>
          <w:rFonts w:ascii="Times New Roman" w:hAnsi="Times New Roman" w:cs="Times New Roman"/>
        </w:rPr>
      </w:pPr>
      <w:bookmarkStart w:id="5" w:name="_heading=h.3znysh7" w:colFirst="0" w:colLast="0"/>
      <w:bookmarkEnd w:id="5"/>
      <w:r w:rsidRPr="00FA2A5F">
        <w:rPr>
          <w:rFonts w:ascii="Times New Roman" w:hAnsi="Times New Roman" w:cs="Times New Roman"/>
        </w:rPr>
        <w:lastRenderedPageBreak/>
        <w:t>Table of Contents</w:t>
      </w:r>
    </w:p>
    <w:bookmarkStart w:id="6" w:name="_heading=h.2et92p0" w:colFirst="0" w:colLast="0" w:displacedByCustomXml="next"/>
    <w:bookmarkEnd w:id="6" w:displacedByCustomXml="next"/>
    <w:sdt>
      <w:sdtPr>
        <w:rPr>
          <w:rFonts w:ascii="Times New Roman" w:hAnsi="Times New Roman" w:cs="Times New Roman"/>
        </w:rPr>
        <w:id w:val="-165639930"/>
        <w:docPartObj>
          <w:docPartGallery w:val="Table of Contents"/>
          <w:docPartUnique/>
        </w:docPartObj>
      </w:sdtPr>
      <w:sdtEndPr/>
      <w:sdtContent>
        <w:p w14:paraId="00000016"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r w:rsidRPr="00FA2A5F">
            <w:rPr>
              <w:rFonts w:ascii="Times New Roman" w:hAnsi="Times New Roman" w:cs="Times New Roman"/>
            </w:rPr>
            <w:fldChar w:fldCharType="begin"/>
          </w:r>
          <w:r w:rsidRPr="00FA2A5F">
            <w:rPr>
              <w:rFonts w:ascii="Times New Roman" w:hAnsi="Times New Roman" w:cs="Times New Roman"/>
            </w:rPr>
            <w:instrText xml:space="preserve"> TOC \h \u \z </w:instrText>
          </w:r>
          <w:r w:rsidRPr="00FA2A5F">
            <w:rPr>
              <w:rFonts w:ascii="Times New Roman" w:hAnsi="Times New Roman" w:cs="Times New Roman"/>
            </w:rPr>
            <w:fldChar w:fldCharType="separate"/>
          </w:r>
          <w:hyperlink w:anchor="_heading=h.30j0zll">
            <w:r w:rsidRPr="00FA2A5F">
              <w:rPr>
                <w:rFonts w:ascii="Times New Roman" w:hAnsi="Times New Roman" w:cs="Times New Roman"/>
                <w:color w:val="000000"/>
              </w:rPr>
              <w:t>DECLARATION</w:t>
            </w:r>
            <w:r w:rsidRPr="00FA2A5F">
              <w:rPr>
                <w:rFonts w:ascii="Times New Roman" w:hAnsi="Times New Roman" w:cs="Times New Roman"/>
                <w:color w:val="000000"/>
              </w:rPr>
              <w:tab/>
              <w:t>2</w:t>
            </w:r>
          </w:hyperlink>
        </w:p>
        <w:p w14:paraId="00000017"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1fob9te">
            <w:r w:rsidRPr="00FA2A5F">
              <w:rPr>
                <w:rFonts w:ascii="Times New Roman" w:hAnsi="Times New Roman" w:cs="Times New Roman"/>
                <w:color w:val="000000"/>
              </w:rPr>
              <w:t>ACKNOWLEDGEMENT</w:t>
            </w:r>
            <w:r w:rsidRPr="00FA2A5F">
              <w:rPr>
                <w:rFonts w:ascii="Times New Roman" w:hAnsi="Times New Roman" w:cs="Times New Roman"/>
                <w:color w:val="000000"/>
              </w:rPr>
              <w:tab/>
              <w:t>3</w:t>
            </w:r>
          </w:hyperlink>
        </w:p>
        <w:p w14:paraId="00000018"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3znysh7">
            <w:r w:rsidRPr="00FA2A5F">
              <w:rPr>
                <w:rFonts w:ascii="Times New Roman" w:hAnsi="Times New Roman" w:cs="Times New Roman"/>
                <w:color w:val="000000"/>
              </w:rPr>
              <w:t>Table of Contents</w:t>
            </w:r>
            <w:r w:rsidRPr="00FA2A5F">
              <w:rPr>
                <w:rFonts w:ascii="Times New Roman" w:hAnsi="Times New Roman" w:cs="Times New Roman"/>
                <w:color w:val="000000"/>
              </w:rPr>
              <w:tab/>
              <w:t>4</w:t>
            </w:r>
          </w:hyperlink>
        </w:p>
        <w:p w14:paraId="00000019"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tyjcwt">
            <w:r w:rsidRPr="00FA2A5F">
              <w:rPr>
                <w:rFonts w:ascii="Times New Roman" w:hAnsi="Times New Roman" w:cs="Times New Roman"/>
                <w:color w:val="000000"/>
              </w:rPr>
              <w:t>INTRODUCTION</w:t>
            </w:r>
            <w:r w:rsidRPr="00FA2A5F">
              <w:rPr>
                <w:rFonts w:ascii="Times New Roman" w:hAnsi="Times New Roman" w:cs="Times New Roman"/>
                <w:color w:val="000000"/>
              </w:rPr>
              <w:tab/>
              <w:t>10</w:t>
            </w:r>
          </w:hyperlink>
        </w:p>
        <w:p w14:paraId="0000001A"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3dy6vkm">
            <w:r w:rsidRPr="00FA2A5F">
              <w:rPr>
                <w:rFonts w:ascii="Times New Roman" w:hAnsi="Times New Roman" w:cs="Times New Roman"/>
                <w:color w:val="000000"/>
              </w:rPr>
              <w:t>Chapter 2: System Analysis</w:t>
            </w:r>
            <w:r w:rsidRPr="00FA2A5F">
              <w:rPr>
                <w:rFonts w:ascii="Times New Roman" w:hAnsi="Times New Roman" w:cs="Times New Roman"/>
                <w:color w:val="000000"/>
              </w:rPr>
              <w:tab/>
              <w:t>11</w:t>
            </w:r>
          </w:hyperlink>
        </w:p>
        <w:p w14:paraId="0000001B"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t3h5sf">
            <w:r w:rsidRPr="00FA2A5F">
              <w:rPr>
                <w:rFonts w:ascii="Times New Roman" w:hAnsi="Times New Roman" w:cs="Times New Roman"/>
                <w:color w:val="000000"/>
              </w:rPr>
              <w:t>Problem Recognition and Defin</w:t>
            </w:r>
            <w:r w:rsidRPr="00FA2A5F">
              <w:rPr>
                <w:rFonts w:ascii="Times New Roman" w:hAnsi="Times New Roman" w:cs="Times New Roman"/>
                <w:color w:val="000000"/>
              </w:rPr>
              <w:t>ition</w:t>
            </w:r>
            <w:r w:rsidRPr="00FA2A5F">
              <w:rPr>
                <w:rFonts w:ascii="Times New Roman" w:hAnsi="Times New Roman" w:cs="Times New Roman"/>
                <w:color w:val="000000"/>
              </w:rPr>
              <w:tab/>
              <w:t>11</w:t>
            </w:r>
          </w:hyperlink>
        </w:p>
        <w:p w14:paraId="0000001C"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4d34og8">
            <w:r w:rsidRPr="00FA2A5F">
              <w:rPr>
                <w:rFonts w:ascii="Times New Roman" w:hAnsi="Times New Roman" w:cs="Times New Roman"/>
                <w:color w:val="000000"/>
              </w:rPr>
              <w:t>Analysis of the existing system</w:t>
            </w:r>
            <w:r w:rsidRPr="00FA2A5F">
              <w:rPr>
                <w:rFonts w:ascii="Times New Roman" w:hAnsi="Times New Roman" w:cs="Times New Roman"/>
                <w:color w:val="000000"/>
              </w:rPr>
              <w:tab/>
              <w:t>12</w:t>
            </w:r>
          </w:hyperlink>
        </w:p>
        <w:p w14:paraId="0000001D"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2s8eyo1">
            <w:r w:rsidRPr="00FA2A5F">
              <w:rPr>
                <w:rFonts w:ascii="Times New Roman" w:hAnsi="Times New Roman" w:cs="Times New Roman"/>
                <w:color w:val="000000"/>
              </w:rPr>
              <w:t>Overview of the existing system</w:t>
            </w:r>
            <w:r w:rsidRPr="00FA2A5F">
              <w:rPr>
                <w:rFonts w:ascii="Times New Roman" w:hAnsi="Times New Roman" w:cs="Times New Roman"/>
                <w:color w:val="000000"/>
              </w:rPr>
              <w:tab/>
              <w:t>12</w:t>
            </w:r>
          </w:hyperlink>
        </w:p>
        <w:p w14:paraId="0000001E"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17dp8vu">
            <w:r w:rsidRPr="00FA2A5F">
              <w:rPr>
                <w:rFonts w:ascii="Times New Roman" w:hAnsi="Times New Roman" w:cs="Times New Roman"/>
                <w:color w:val="000000"/>
              </w:rPr>
              <w:t>Weaknesses of the existing system</w:t>
            </w:r>
            <w:r w:rsidRPr="00FA2A5F">
              <w:rPr>
                <w:rFonts w:ascii="Times New Roman" w:hAnsi="Times New Roman" w:cs="Times New Roman"/>
                <w:color w:val="000000"/>
              </w:rPr>
              <w:tab/>
              <w:t>13</w:t>
            </w:r>
          </w:hyperlink>
        </w:p>
        <w:p w14:paraId="0000001F"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rdcrjn">
            <w:r w:rsidRPr="00FA2A5F">
              <w:rPr>
                <w:rFonts w:ascii="Times New Roman" w:hAnsi="Times New Roman" w:cs="Times New Roman"/>
                <w:color w:val="000000"/>
              </w:rPr>
              <w:t>Analysis of the proposed system</w:t>
            </w:r>
            <w:r w:rsidRPr="00FA2A5F">
              <w:rPr>
                <w:rFonts w:ascii="Times New Roman" w:hAnsi="Times New Roman" w:cs="Times New Roman"/>
                <w:color w:val="000000"/>
              </w:rPr>
              <w:tab/>
              <w:t>14</w:t>
            </w:r>
          </w:hyperlink>
        </w:p>
        <w:p w14:paraId="00000020"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26in1rg">
            <w:r w:rsidRPr="00FA2A5F">
              <w:rPr>
                <w:rFonts w:ascii="Times New Roman" w:hAnsi="Times New Roman" w:cs="Times New Roman"/>
                <w:color w:val="000000"/>
              </w:rPr>
              <w:t>Overview of the proposed system</w:t>
            </w:r>
            <w:r w:rsidRPr="00FA2A5F">
              <w:rPr>
                <w:rFonts w:ascii="Times New Roman" w:hAnsi="Times New Roman" w:cs="Times New Roman"/>
                <w:color w:val="000000"/>
              </w:rPr>
              <w:tab/>
              <w:t>14</w:t>
            </w:r>
          </w:hyperlink>
        </w:p>
        <w:p w14:paraId="00000021"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lnxbz9">
            <w:r w:rsidRPr="00FA2A5F">
              <w:rPr>
                <w:rFonts w:ascii="Times New Roman" w:hAnsi="Times New Roman" w:cs="Times New Roman"/>
                <w:color w:val="000000"/>
              </w:rPr>
              <w:t>Objectives of the proposed system</w:t>
            </w:r>
            <w:r w:rsidRPr="00FA2A5F">
              <w:rPr>
                <w:rFonts w:ascii="Times New Roman" w:hAnsi="Times New Roman" w:cs="Times New Roman"/>
                <w:color w:val="000000"/>
              </w:rPr>
              <w:tab/>
              <w:t>15</w:t>
            </w:r>
          </w:hyperlink>
        </w:p>
        <w:p w14:paraId="00000022"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35nkun2">
            <w:r w:rsidRPr="00FA2A5F">
              <w:rPr>
                <w:rFonts w:ascii="Times New Roman" w:hAnsi="Times New Roman" w:cs="Times New Roman"/>
                <w:b/>
                <w:color w:val="000000"/>
              </w:rPr>
              <w:t>General Objective</w:t>
            </w:r>
          </w:hyperlink>
          <w:hyperlink w:anchor="_heading=h.35nkun2">
            <w:r w:rsidRPr="00FA2A5F">
              <w:rPr>
                <w:rFonts w:ascii="Times New Roman" w:hAnsi="Times New Roman" w:cs="Times New Roman"/>
                <w:color w:val="000000"/>
              </w:rPr>
              <w:tab/>
              <w:t>15</w:t>
            </w:r>
          </w:hyperlink>
        </w:p>
        <w:p w14:paraId="00000023"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1ksv4uv">
            <w:r w:rsidRPr="00FA2A5F">
              <w:rPr>
                <w:rFonts w:ascii="Times New Roman" w:hAnsi="Times New Roman" w:cs="Times New Roman"/>
                <w:b/>
                <w:color w:val="000000"/>
              </w:rPr>
              <w:t>Specific objectives</w:t>
            </w:r>
          </w:hyperlink>
          <w:hyperlink w:anchor="_heading=h.1ksv4uv">
            <w:r w:rsidRPr="00FA2A5F">
              <w:rPr>
                <w:rFonts w:ascii="Times New Roman" w:hAnsi="Times New Roman" w:cs="Times New Roman"/>
                <w:color w:val="000000"/>
              </w:rPr>
              <w:tab/>
              <w:t>15</w:t>
            </w:r>
          </w:hyperlink>
        </w:p>
        <w:p w14:paraId="00000024"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44sinio">
            <w:r w:rsidRPr="00FA2A5F">
              <w:rPr>
                <w:rFonts w:ascii="Times New Roman" w:hAnsi="Times New Roman" w:cs="Times New Roman"/>
                <w:color w:val="000000"/>
              </w:rPr>
              <w:t>Benefits of the proposed system</w:t>
            </w:r>
            <w:r w:rsidRPr="00FA2A5F">
              <w:rPr>
                <w:rFonts w:ascii="Times New Roman" w:hAnsi="Times New Roman" w:cs="Times New Roman"/>
                <w:color w:val="000000"/>
              </w:rPr>
              <w:tab/>
              <w:t>15</w:t>
            </w:r>
          </w:hyperlink>
        </w:p>
        <w:p w14:paraId="00000025"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2jxsxqh">
            <w:r w:rsidRPr="00FA2A5F">
              <w:rPr>
                <w:rFonts w:ascii="Times New Roman" w:hAnsi="Times New Roman" w:cs="Times New Roman"/>
                <w:color w:val="000000"/>
              </w:rPr>
              <w:t>Feasibility Study</w:t>
            </w:r>
            <w:r w:rsidRPr="00FA2A5F">
              <w:rPr>
                <w:rFonts w:ascii="Times New Roman" w:hAnsi="Times New Roman" w:cs="Times New Roman"/>
                <w:color w:val="000000"/>
              </w:rPr>
              <w:tab/>
              <w:t>16</w:t>
            </w:r>
          </w:hyperlink>
        </w:p>
        <w:p w14:paraId="00000026"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z337ya">
            <w:r w:rsidRPr="00FA2A5F">
              <w:rPr>
                <w:rFonts w:ascii="Times New Roman" w:hAnsi="Times New Roman" w:cs="Times New Roman"/>
                <w:color w:val="000000"/>
              </w:rPr>
              <w:t>Technical Feasibility</w:t>
            </w:r>
            <w:r w:rsidRPr="00FA2A5F">
              <w:rPr>
                <w:rFonts w:ascii="Times New Roman" w:hAnsi="Times New Roman" w:cs="Times New Roman"/>
                <w:color w:val="000000"/>
              </w:rPr>
              <w:tab/>
              <w:t>16</w:t>
            </w:r>
          </w:hyperlink>
        </w:p>
        <w:p w14:paraId="00000027"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3j2qqm3">
            <w:r w:rsidRPr="00FA2A5F">
              <w:rPr>
                <w:rFonts w:ascii="Times New Roman" w:hAnsi="Times New Roman" w:cs="Times New Roman"/>
                <w:color w:val="000000"/>
              </w:rPr>
              <w:t>Schedule Feasibility</w:t>
            </w:r>
            <w:r w:rsidRPr="00FA2A5F">
              <w:rPr>
                <w:rFonts w:ascii="Times New Roman" w:hAnsi="Times New Roman" w:cs="Times New Roman"/>
                <w:color w:val="000000"/>
              </w:rPr>
              <w:tab/>
              <w:t>16</w:t>
            </w:r>
          </w:hyperlink>
        </w:p>
        <w:p w14:paraId="00000028" w14:textId="77777777" w:rsidR="003C0B2E" w:rsidRPr="00FA2A5F" w:rsidRDefault="00243B54">
          <w:pPr>
            <w:pBdr>
              <w:top w:val="nil"/>
              <w:left w:val="nil"/>
              <w:bottom w:val="nil"/>
              <w:right w:val="nil"/>
              <w:between w:val="nil"/>
            </w:pBdr>
            <w:tabs>
              <w:tab w:val="right" w:pos="9350"/>
            </w:tabs>
            <w:spacing w:after="100"/>
            <w:ind w:left="480" w:firstLine="240"/>
            <w:rPr>
              <w:rFonts w:ascii="Times New Roman" w:eastAsia="Calibri" w:hAnsi="Times New Roman" w:cs="Times New Roman"/>
              <w:color w:val="000000"/>
              <w:sz w:val="22"/>
              <w:szCs w:val="22"/>
            </w:rPr>
          </w:pPr>
          <w:hyperlink w:anchor="_heading=h.1y810tw">
            <w:r w:rsidRPr="00FA2A5F">
              <w:rPr>
                <w:rFonts w:ascii="Times New Roman" w:hAnsi="Times New Roman" w:cs="Times New Roman"/>
                <w:color w:val="000000"/>
              </w:rPr>
              <w:t>Economic Feasibility</w:t>
            </w:r>
            <w:r w:rsidRPr="00FA2A5F">
              <w:rPr>
                <w:rFonts w:ascii="Times New Roman" w:hAnsi="Times New Roman" w:cs="Times New Roman"/>
                <w:color w:val="000000"/>
              </w:rPr>
              <w:tab/>
              <w:t>17</w:t>
            </w:r>
          </w:hyperlink>
        </w:p>
        <w:p w14:paraId="00000029"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2xcytpi">
            <w:r w:rsidRPr="00FA2A5F">
              <w:rPr>
                <w:rFonts w:ascii="Times New Roman" w:hAnsi="Times New Roman" w:cs="Times New Roman"/>
                <w:color w:val="000000"/>
              </w:rPr>
              <w:t>Chapter 3: System Design</w:t>
            </w:r>
            <w:r w:rsidRPr="00FA2A5F">
              <w:rPr>
                <w:rFonts w:ascii="Times New Roman" w:hAnsi="Times New Roman" w:cs="Times New Roman"/>
                <w:color w:val="000000"/>
              </w:rPr>
              <w:tab/>
              <w:t>20</w:t>
            </w:r>
          </w:hyperlink>
        </w:p>
        <w:p w14:paraId="0000002A"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ci93xb">
            <w:r w:rsidRPr="00FA2A5F">
              <w:rPr>
                <w:rFonts w:ascii="Times New Roman" w:hAnsi="Times New Roman" w:cs="Times New Roman"/>
                <w:color w:val="000000"/>
              </w:rPr>
              <w:t>System Flowchart</w:t>
            </w:r>
            <w:r w:rsidRPr="00FA2A5F">
              <w:rPr>
                <w:rFonts w:ascii="Times New Roman" w:hAnsi="Times New Roman" w:cs="Times New Roman"/>
                <w:color w:val="000000"/>
              </w:rPr>
              <w:tab/>
              <w:t>20</w:t>
            </w:r>
          </w:hyperlink>
        </w:p>
        <w:p w14:paraId="0000002B"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2bn6wsx">
            <w:r w:rsidRPr="00FA2A5F">
              <w:rPr>
                <w:rFonts w:ascii="Times New Roman" w:hAnsi="Times New Roman" w:cs="Times New Roman"/>
                <w:color w:val="000000"/>
              </w:rPr>
              <w:t>File Structures Design</w:t>
            </w:r>
            <w:r w:rsidRPr="00FA2A5F">
              <w:rPr>
                <w:rFonts w:ascii="Times New Roman" w:hAnsi="Times New Roman" w:cs="Times New Roman"/>
                <w:color w:val="000000"/>
              </w:rPr>
              <w:tab/>
              <w:t>22</w:t>
            </w:r>
          </w:hyperlink>
        </w:p>
        <w:p w14:paraId="0000002C" w14:textId="77777777" w:rsidR="003C0B2E" w:rsidRPr="00FA2A5F" w:rsidRDefault="00243B54">
          <w:pPr>
            <w:pBdr>
              <w:top w:val="nil"/>
              <w:left w:val="nil"/>
              <w:bottom w:val="nil"/>
              <w:right w:val="nil"/>
              <w:between w:val="nil"/>
            </w:pBdr>
            <w:tabs>
              <w:tab w:val="left" w:pos="1540"/>
              <w:tab w:val="right" w:pos="9350"/>
            </w:tabs>
            <w:spacing w:after="100"/>
            <w:ind w:left="480" w:firstLine="240"/>
            <w:rPr>
              <w:rFonts w:ascii="Times New Roman" w:eastAsia="Calibri" w:hAnsi="Times New Roman" w:cs="Times New Roman"/>
              <w:color w:val="000000"/>
              <w:sz w:val="22"/>
              <w:szCs w:val="22"/>
            </w:rPr>
          </w:pPr>
          <w:hyperlink w:anchor="_heading=h.qsh70q">
            <w:r w:rsidRPr="00FA2A5F">
              <w:rPr>
                <w:rFonts w:ascii="Times New Roman" w:hAnsi="Times New Roman" w:cs="Times New Roman"/>
                <w:color w:val="000000"/>
              </w:rPr>
              <w:t>i.</w:t>
            </w:r>
          </w:hyperlink>
          <w:hyperlink w:anchor="_heading=h.qsh70q">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_heading=h.qsh70q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Drivers Details</w:t>
          </w:r>
          <w:r w:rsidRPr="00FA2A5F">
            <w:rPr>
              <w:rFonts w:ascii="Times New Roman" w:hAnsi="Times New Roman" w:cs="Times New Roman"/>
              <w:color w:val="000000"/>
            </w:rPr>
            <w:tab/>
            <w:t>22</w:t>
          </w:r>
          <w:r w:rsidRPr="00FA2A5F">
            <w:rPr>
              <w:rFonts w:ascii="Times New Roman" w:hAnsi="Times New Roman" w:cs="Times New Roman"/>
            </w:rPr>
            <w:fldChar w:fldCharType="end"/>
          </w:r>
        </w:p>
        <w:p w14:paraId="0000002D"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pxezwc">
            <w:r w:rsidRPr="00FA2A5F">
              <w:rPr>
                <w:rFonts w:ascii="Times New Roman" w:hAnsi="Times New Roman" w:cs="Times New Roman"/>
                <w:color w:val="000000"/>
              </w:rPr>
              <w:t>ii.</w:t>
            </w:r>
          </w:hyperlink>
          <w:hyperlink w:anchor="_heading=h.1pxezwc">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_heading=h.1pxezwc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Loaders Details</w:t>
          </w:r>
          <w:r w:rsidRPr="00FA2A5F">
            <w:rPr>
              <w:rFonts w:ascii="Times New Roman" w:hAnsi="Times New Roman" w:cs="Times New Roman"/>
              <w:color w:val="000000"/>
            </w:rPr>
            <w:tab/>
            <w:t>22</w:t>
          </w:r>
          <w:r w:rsidRPr="00FA2A5F">
            <w:rPr>
              <w:rFonts w:ascii="Times New Roman" w:hAnsi="Times New Roman" w:cs="Times New Roman"/>
            </w:rPr>
            <w:fldChar w:fldCharType="end"/>
          </w:r>
        </w:p>
        <w:p w14:paraId="0000002E"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p2csry">
            <w:r w:rsidRPr="00FA2A5F">
              <w:rPr>
                <w:rFonts w:ascii="Times New Roman" w:hAnsi="Times New Roman" w:cs="Times New Roman"/>
                <w:color w:val="000000"/>
              </w:rPr>
              <w:t>iii.</w:t>
            </w:r>
          </w:hyperlink>
          <w:hyperlink w:anchor="_heading=h.2p2csry">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_heading=h.2p2csry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Members Details</w:t>
          </w:r>
          <w:r w:rsidRPr="00FA2A5F">
            <w:rPr>
              <w:rFonts w:ascii="Times New Roman" w:hAnsi="Times New Roman" w:cs="Times New Roman"/>
              <w:color w:val="000000"/>
            </w:rPr>
            <w:tab/>
            <w:t>22</w:t>
          </w:r>
          <w:r w:rsidRPr="00FA2A5F">
            <w:rPr>
              <w:rFonts w:ascii="Times New Roman" w:hAnsi="Times New Roman" w:cs="Times New Roman"/>
            </w:rPr>
            <w:fldChar w:fldCharType="end"/>
          </w:r>
        </w:p>
        <w:p w14:paraId="0000002F"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o7alnk">
            <w:r w:rsidRPr="00FA2A5F">
              <w:rPr>
                <w:rFonts w:ascii="Times New Roman" w:hAnsi="Times New Roman" w:cs="Times New Roman"/>
                <w:color w:val="000000"/>
              </w:rPr>
              <w:t>iv.</w:t>
            </w:r>
          </w:hyperlink>
          <w:hyperlink w:anchor="_heading=h.3o7alnk">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_heading=h.3o7alnk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Group Members Details</w:t>
          </w:r>
          <w:r w:rsidRPr="00FA2A5F">
            <w:rPr>
              <w:rFonts w:ascii="Times New Roman" w:hAnsi="Times New Roman" w:cs="Times New Roman"/>
              <w:color w:val="000000"/>
            </w:rPr>
            <w:tab/>
            <w:t>23</w:t>
          </w:r>
          <w:r w:rsidRPr="00FA2A5F">
            <w:rPr>
              <w:rFonts w:ascii="Times New Roman" w:hAnsi="Times New Roman" w:cs="Times New Roman"/>
            </w:rPr>
            <w:fldChar w:fldCharType="end"/>
          </w:r>
        </w:p>
        <w:p w14:paraId="00000030"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ihv636">
            <w:r w:rsidRPr="00FA2A5F">
              <w:rPr>
                <w:rFonts w:ascii="Times New Roman" w:hAnsi="Times New Roman" w:cs="Times New Roman"/>
                <w:color w:val="000000"/>
              </w:rPr>
              <w:t>v.</w:t>
            </w:r>
          </w:hyperlink>
          <w:hyperlink w:anchor="_heading=h.ihv636">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_heading=h.ihv636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Vehicles Details</w:t>
          </w:r>
          <w:r w:rsidRPr="00FA2A5F">
            <w:rPr>
              <w:rFonts w:ascii="Times New Roman" w:hAnsi="Times New Roman" w:cs="Times New Roman"/>
              <w:color w:val="000000"/>
            </w:rPr>
            <w:tab/>
            <w:t>23</w:t>
          </w:r>
          <w:r w:rsidRPr="00FA2A5F">
            <w:rPr>
              <w:rFonts w:ascii="Times New Roman" w:hAnsi="Times New Roman" w:cs="Times New Roman"/>
            </w:rPr>
            <w:fldChar w:fldCharType="end"/>
          </w:r>
        </w:p>
        <w:p w14:paraId="00000031"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hmsyys">
            <w:r w:rsidRPr="00FA2A5F">
              <w:rPr>
                <w:rFonts w:ascii="Times New Roman" w:hAnsi="Times New Roman" w:cs="Times New Roman"/>
                <w:color w:val="000000"/>
              </w:rPr>
              <w:t>vi.</w:t>
            </w:r>
          </w:hyperlink>
          <w:hyperlink w:anchor="_heading=h.1hmsyys">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_heading=h.1hmsyys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Good Transported</w:t>
          </w:r>
          <w:r w:rsidRPr="00FA2A5F">
            <w:rPr>
              <w:rFonts w:ascii="Times New Roman" w:hAnsi="Times New Roman" w:cs="Times New Roman"/>
              <w:color w:val="000000"/>
            </w:rPr>
            <w:tab/>
            <w:t>23</w:t>
          </w:r>
          <w:r w:rsidRPr="00FA2A5F">
            <w:rPr>
              <w:rFonts w:ascii="Times New Roman" w:hAnsi="Times New Roman" w:cs="Times New Roman"/>
            </w:rPr>
            <w:fldChar w:fldCharType="end"/>
          </w:r>
        </w:p>
        <w:p w14:paraId="00000032"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2grqrue">
            <w:r w:rsidRPr="00FA2A5F">
              <w:rPr>
                <w:rFonts w:ascii="Times New Roman" w:hAnsi="Times New Roman" w:cs="Times New Roman"/>
                <w:color w:val="000000"/>
              </w:rPr>
              <w:t>Input Design</w:t>
            </w:r>
            <w:r w:rsidRPr="00FA2A5F">
              <w:rPr>
                <w:rFonts w:ascii="Times New Roman" w:hAnsi="Times New Roman" w:cs="Times New Roman"/>
                <w:color w:val="000000"/>
              </w:rPr>
              <w:tab/>
              <w:t>24</w:t>
            </w:r>
          </w:hyperlink>
        </w:p>
        <w:p w14:paraId="00000033" w14:textId="77777777" w:rsidR="003C0B2E" w:rsidRPr="00FA2A5F" w:rsidRDefault="00243B54">
          <w:pPr>
            <w:pBdr>
              <w:top w:val="nil"/>
              <w:left w:val="nil"/>
              <w:bottom w:val="nil"/>
              <w:right w:val="nil"/>
              <w:between w:val="nil"/>
            </w:pBdr>
            <w:tabs>
              <w:tab w:val="left" w:pos="1540"/>
              <w:tab w:val="right" w:pos="9350"/>
            </w:tabs>
            <w:spacing w:after="100"/>
            <w:ind w:left="480" w:firstLine="240"/>
            <w:rPr>
              <w:rFonts w:ascii="Times New Roman" w:eastAsia="Calibri" w:hAnsi="Times New Roman" w:cs="Times New Roman"/>
              <w:color w:val="000000"/>
              <w:sz w:val="22"/>
              <w:szCs w:val="22"/>
            </w:rPr>
          </w:pPr>
          <w:hyperlink w:anchor="_heading=h.vx1227">
            <w:r w:rsidRPr="00FA2A5F">
              <w:rPr>
                <w:rFonts w:ascii="Times New Roman" w:hAnsi="Times New Roman" w:cs="Times New Roman"/>
                <w:color w:val="000000"/>
              </w:rPr>
              <w:t>i.</w:t>
            </w:r>
          </w:hyperlink>
          <w:hyperlink w:anchor="_heading=h.vx1227">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_heading=h.vx1227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Large scale farmers’ registration form</w:t>
          </w:r>
          <w:r w:rsidRPr="00FA2A5F">
            <w:rPr>
              <w:rFonts w:ascii="Times New Roman" w:hAnsi="Times New Roman" w:cs="Times New Roman"/>
              <w:color w:val="000000"/>
            </w:rPr>
            <w:tab/>
            <w:t>24</w:t>
          </w:r>
          <w:r w:rsidRPr="00FA2A5F">
            <w:rPr>
              <w:rFonts w:ascii="Times New Roman" w:hAnsi="Times New Roman" w:cs="Times New Roman"/>
            </w:rPr>
            <w:fldChar w:fldCharType="end"/>
          </w:r>
        </w:p>
        <w:p w14:paraId="00000034"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fwokq0">
            <w:r w:rsidRPr="00FA2A5F">
              <w:rPr>
                <w:rFonts w:ascii="Times New Roman" w:hAnsi="Times New Roman" w:cs="Times New Roman"/>
                <w:color w:val="000000"/>
              </w:rPr>
              <w:t>ii.</w:t>
            </w:r>
          </w:hyperlink>
          <w:hyperlink w:anchor="_heading=h.3fwokq0">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_heading=h.3fwokq0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Group farmers’ registration form</w:t>
          </w:r>
          <w:r w:rsidRPr="00FA2A5F">
            <w:rPr>
              <w:rFonts w:ascii="Times New Roman" w:hAnsi="Times New Roman" w:cs="Times New Roman"/>
              <w:color w:val="000000"/>
            </w:rPr>
            <w:tab/>
            <w:t>25</w:t>
          </w:r>
          <w:r w:rsidRPr="00FA2A5F">
            <w:rPr>
              <w:rFonts w:ascii="Times New Roman" w:hAnsi="Times New Roman" w:cs="Times New Roman"/>
            </w:rPr>
            <w:fldChar w:fldCharType="end"/>
          </w:r>
        </w:p>
        <w:p w14:paraId="00000035"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v1yuxt">
            <w:r w:rsidRPr="00FA2A5F">
              <w:rPr>
                <w:rFonts w:ascii="Times New Roman" w:hAnsi="Times New Roman" w:cs="Times New Roman"/>
                <w:color w:val="000000"/>
              </w:rPr>
              <w:t>iii.</w:t>
            </w:r>
          </w:hyperlink>
          <w:hyperlink w:anchor="_heading=h.1v1yuxt">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_heading=h.1v1yuxt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Vehicle expenses recording form</w:t>
          </w:r>
          <w:r w:rsidRPr="00FA2A5F">
            <w:rPr>
              <w:rFonts w:ascii="Times New Roman" w:hAnsi="Times New Roman" w:cs="Times New Roman"/>
              <w:color w:val="000000"/>
            </w:rPr>
            <w:tab/>
            <w:t>26</w:t>
          </w:r>
          <w:r w:rsidRPr="00FA2A5F">
            <w:rPr>
              <w:rFonts w:ascii="Times New Roman" w:hAnsi="Times New Roman" w:cs="Times New Roman"/>
            </w:rPr>
            <w:fldChar w:fldCharType="end"/>
          </w:r>
        </w:p>
        <w:p w14:paraId="00000036"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4f1mdlm">
            <w:r w:rsidRPr="00FA2A5F">
              <w:rPr>
                <w:rFonts w:ascii="Times New Roman" w:hAnsi="Times New Roman" w:cs="Times New Roman"/>
                <w:color w:val="000000"/>
              </w:rPr>
              <w:t>iv.</w:t>
            </w:r>
          </w:hyperlink>
          <w:hyperlink w:anchor="_heading=h.4f1mdlm">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_heading=h.4f1mdlm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Transport order recording form</w:t>
          </w:r>
          <w:r w:rsidRPr="00FA2A5F">
            <w:rPr>
              <w:rFonts w:ascii="Times New Roman" w:hAnsi="Times New Roman" w:cs="Times New Roman"/>
              <w:color w:val="000000"/>
            </w:rPr>
            <w:tab/>
            <w:t>27</w:t>
          </w:r>
          <w:r w:rsidRPr="00FA2A5F">
            <w:rPr>
              <w:rFonts w:ascii="Times New Roman" w:hAnsi="Times New Roman" w:cs="Times New Roman"/>
            </w:rPr>
            <w:fldChar w:fldCharType="end"/>
          </w:r>
        </w:p>
        <w:p w14:paraId="00000037"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u6wntf">
            <w:r w:rsidRPr="00FA2A5F">
              <w:rPr>
                <w:rFonts w:ascii="Times New Roman" w:hAnsi="Times New Roman" w:cs="Times New Roman"/>
                <w:color w:val="000000"/>
              </w:rPr>
              <w:t>v.</w:t>
            </w:r>
          </w:hyperlink>
          <w:hyperlink w:anchor="_heading=h.2u6wntf">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_heading=h.2u6wntf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Driver offenses recording form</w:t>
          </w:r>
          <w:r w:rsidRPr="00FA2A5F">
            <w:rPr>
              <w:rFonts w:ascii="Times New Roman" w:hAnsi="Times New Roman" w:cs="Times New Roman"/>
              <w:color w:val="000000"/>
            </w:rPr>
            <w:tab/>
            <w:t>28</w:t>
          </w:r>
          <w:r w:rsidRPr="00FA2A5F">
            <w:rPr>
              <w:rFonts w:ascii="Times New Roman" w:hAnsi="Times New Roman" w:cs="Times New Roman"/>
            </w:rPr>
            <w:fldChar w:fldCharType="end"/>
          </w:r>
        </w:p>
        <w:p w14:paraId="00000038"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9c6y18">
            <w:r w:rsidRPr="00FA2A5F">
              <w:rPr>
                <w:rFonts w:ascii="Times New Roman" w:hAnsi="Times New Roman" w:cs="Times New Roman"/>
                <w:color w:val="000000"/>
              </w:rPr>
              <w:t>Output Design</w:t>
            </w:r>
            <w:r w:rsidRPr="00FA2A5F">
              <w:rPr>
                <w:rFonts w:ascii="Times New Roman" w:hAnsi="Times New Roman" w:cs="Times New Roman"/>
                <w:color w:val="000000"/>
              </w:rPr>
              <w:tab/>
              <w:t>29</w:t>
            </w:r>
          </w:hyperlink>
        </w:p>
        <w:p w14:paraId="00000039" w14:textId="77777777" w:rsidR="003C0B2E" w:rsidRPr="00FA2A5F" w:rsidRDefault="00243B54">
          <w:pPr>
            <w:pBdr>
              <w:top w:val="nil"/>
              <w:left w:val="nil"/>
              <w:bottom w:val="nil"/>
              <w:right w:val="nil"/>
              <w:between w:val="nil"/>
            </w:pBdr>
            <w:tabs>
              <w:tab w:val="left" w:pos="1540"/>
              <w:tab w:val="right" w:pos="9350"/>
            </w:tabs>
            <w:spacing w:after="100"/>
            <w:ind w:left="480" w:firstLine="240"/>
            <w:rPr>
              <w:rFonts w:ascii="Times New Roman" w:eastAsia="Calibri" w:hAnsi="Times New Roman" w:cs="Times New Roman"/>
              <w:color w:val="000000"/>
              <w:sz w:val="22"/>
              <w:szCs w:val="22"/>
            </w:rPr>
          </w:pPr>
          <w:hyperlink w:anchor="_heading=h.3tbugp1">
            <w:r w:rsidRPr="00FA2A5F">
              <w:rPr>
                <w:rFonts w:ascii="Times New Roman" w:hAnsi="Times New Roman" w:cs="Times New Roman"/>
                <w:color w:val="000000"/>
              </w:rPr>
              <w:t>i.</w:t>
            </w:r>
          </w:hyperlink>
          <w:hyperlink w:anchor="_heading=h.3tbugp1">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_heading=h.3tbugp1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Company expenses report</w:t>
          </w:r>
          <w:r w:rsidRPr="00FA2A5F">
            <w:rPr>
              <w:rFonts w:ascii="Times New Roman" w:hAnsi="Times New Roman" w:cs="Times New Roman"/>
              <w:color w:val="000000"/>
            </w:rPr>
            <w:tab/>
            <w:t>29</w:t>
          </w:r>
          <w:r w:rsidRPr="00FA2A5F">
            <w:rPr>
              <w:rFonts w:ascii="Times New Roman" w:hAnsi="Times New Roman" w:cs="Times New Roman"/>
            </w:rPr>
            <w:fldChar w:fldCharType="end"/>
          </w:r>
        </w:p>
        <w:p w14:paraId="0000003A"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8h4qwu">
            <w:r w:rsidRPr="00FA2A5F">
              <w:rPr>
                <w:rFonts w:ascii="Times New Roman" w:hAnsi="Times New Roman" w:cs="Times New Roman"/>
                <w:color w:val="000000"/>
              </w:rPr>
              <w:t>ii.</w:t>
            </w:r>
          </w:hyperlink>
          <w:hyperlink w:anchor="_heading=h.28h4qwu">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_heading=h.28h4qwu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Drivers monthly penalties report</w:t>
          </w:r>
          <w:r w:rsidRPr="00FA2A5F">
            <w:rPr>
              <w:rFonts w:ascii="Times New Roman" w:hAnsi="Times New Roman" w:cs="Times New Roman"/>
              <w:color w:val="000000"/>
            </w:rPr>
            <w:tab/>
            <w:t>30</w:t>
          </w:r>
          <w:r w:rsidRPr="00FA2A5F">
            <w:rPr>
              <w:rFonts w:ascii="Times New Roman" w:hAnsi="Times New Roman" w:cs="Times New Roman"/>
            </w:rPr>
            <w:fldChar w:fldCharType="end"/>
          </w:r>
        </w:p>
        <w:p w14:paraId="0000003B"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7m2jsg">
            <w:r w:rsidRPr="00FA2A5F">
              <w:rPr>
                <w:rFonts w:ascii="Times New Roman" w:hAnsi="Times New Roman" w:cs="Times New Roman"/>
                <w:color w:val="000000"/>
              </w:rPr>
              <w:t>iii.</w:t>
            </w:r>
          </w:hyperlink>
          <w:hyperlink w:anchor="_heading=h.37m2jsg">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_heading=h.37m2jsg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Goods Transported Report</w:t>
          </w:r>
          <w:r w:rsidRPr="00FA2A5F">
            <w:rPr>
              <w:rFonts w:ascii="Times New Roman" w:hAnsi="Times New Roman" w:cs="Times New Roman"/>
              <w:color w:val="000000"/>
            </w:rPr>
            <w:tab/>
            <w:t>30</w:t>
          </w:r>
          <w:r w:rsidRPr="00FA2A5F">
            <w:rPr>
              <w:rFonts w:ascii="Times New Roman" w:hAnsi="Times New Roman" w:cs="Times New Roman"/>
            </w:rPr>
            <w:fldChar w:fldCharType="end"/>
          </w:r>
        </w:p>
        <w:p w14:paraId="0000003C"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46r0co2">
            <w:r w:rsidRPr="00FA2A5F">
              <w:rPr>
                <w:rFonts w:ascii="Times New Roman" w:hAnsi="Times New Roman" w:cs="Times New Roman"/>
                <w:color w:val="000000"/>
              </w:rPr>
              <w:t>iv.</w:t>
            </w:r>
          </w:hyperlink>
          <w:hyperlink w:anchor="_heading=h.46r0co2">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_heading=h.46r0co2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Vehicle Expenses Report</w:t>
          </w:r>
          <w:r w:rsidRPr="00FA2A5F">
            <w:rPr>
              <w:rFonts w:ascii="Times New Roman" w:hAnsi="Times New Roman" w:cs="Times New Roman"/>
              <w:color w:val="000000"/>
            </w:rPr>
            <w:tab/>
            <w:t>31</w:t>
          </w:r>
          <w:r w:rsidRPr="00FA2A5F">
            <w:rPr>
              <w:rFonts w:ascii="Times New Roman" w:hAnsi="Times New Roman" w:cs="Times New Roman"/>
            </w:rPr>
            <w:fldChar w:fldCharType="end"/>
          </w:r>
        </w:p>
        <w:p w14:paraId="0000003D"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111kx3o">
            <w:r w:rsidRPr="00FA2A5F">
              <w:rPr>
                <w:rFonts w:ascii="Times New Roman" w:hAnsi="Times New Roman" w:cs="Times New Roman"/>
                <w:color w:val="000000"/>
              </w:rPr>
              <w:t>Chapter 4: System Construction</w:t>
            </w:r>
            <w:r w:rsidRPr="00FA2A5F">
              <w:rPr>
                <w:rFonts w:ascii="Times New Roman" w:hAnsi="Times New Roman" w:cs="Times New Roman"/>
                <w:color w:val="000000"/>
              </w:rPr>
              <w:tab/>
              <w:t>32</w:t>
            </w:r>
          </w:hyperlink>
        </w:p>
        <w:p w14:paraId="0000003E"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l18frh">
            <w:r w:rsidRPr="00FA2A5F">
              <w:rPr>
                <w:rFonts w:ascii="Times New Roman" w:hAnsi="Times New Roman" w:cs="Times New Roman"/>
                <w:color w:val="000000"/>
              </w:rPr>
              <w:t>Tables</w:t>
            </w:r>
            <w:r w:rsidRPr="00FA2A5F">
              <w:rPr>
                <w:rFonts w:ascii="Times New Roman" w:hAnsi="Times New Roman" w:cs="Times New Roman"/>
                <w:color w:val="000000"/>
              </w:rPr>
              <w:tab/>
              <w:t>32</w:t>
            </w:r>
          </w:hyperlink>
        </w:p>
        <w:p w14:paraId="0000003F"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06ipza">
            <w:r w:rsidRPr="00FA2A5F">
              <w:rPr>
                <w:rFonts w:ascii="Times New Roman" w:hAnsi="Times New Roman" w:cs="Times New Roman"/>
                <w:color w:val="000000"/>
              </w:rPr>
              <w:t>i)</w:t>
            </w:r>
          </w:hyperlink>
          <w:hyperlink w:anchor="_heading=h.206ipza">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_heading=h.206ipza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Membership table</w:t>
          </w:r>
          <w:r w:rsidRPr="00FA2A5F">
            <w:rPr>
              <w:rFonts w:ascii="Times New Roman" w:hAnsi="Times New Roman" w:cs="Times New Roman"/>
              <w:color w:val="000000"/>
            </w:rPr>
            <w:tab/>
            <w:t>32</w:t>
          </w:r>
          <w:r w:rsidRPr="00FA2A5F">
            <w:rPr>
              <w:rFonts w:ascii="Times New Roman" w:hAnsi="Times New Roman" w:cs="Times New Roman"/>
            </w:rPr>
            <w:fldChar w:fldCharType="end"/>
          </w:r>
        </w:p>
        <w:p w14:paraId="00000040"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zbgiuw">
            <w:r w:rsidRPr="00FA2A5F">
              <w:rPr>
                <w:rFonts w:ascii="Times New Roman" w:hAnsi="Times New Roman" w:cs="Times New Roman"/>
                <w:color w:val="000000"/>
              </w:rPr>
              <w:t>ii)</w:t>
            </w:r>
          </w:hyperlink>
          <w:hyperlink w:anchor="_heading=h.2zbgiuw">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_heading=h.2zbgiuw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Small scale Farmers table</w:t>
          </w:r>
          <w:r w:rsidRPr="00FA2A5F">
            <w:rPr>
              <w:rFonts w:ascii="Times New Roman" w:hAnsi="Times New Roman" w:cs="Times New Roman"/>
              <w:color w:val="000000"/>
            </w:rPr>
            <w:tab/>
            <w:t>32</w:t>
          </w:r>
          <w:r w:rsidRPr="00FA2A5F">
            <w:rPr>
              <w:rFonts w:ascii="Times New Roman" w:hAnsi="Times New Roman" w:cs="Times New Roman"/>
            </w:rPr>
            <w:fldChar w:fldCharType="end"/>
          </w:r>
        </w:p>
        <w:p w14:paraId="00000041"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ygebqi">
            <w:r w:rsidRPr="00FA2A5F">
              <w:rPr>
                <w:rFonts w:ascii="Times New Roman" w:hAnsi="Times New Roman" w:cs="Times New Roman"/>
                <w:color w:val="000000"/>
              </w:rPr>
              <w:t>iii)</w:t>
            </w:r>
          </w:hyperlink>
          <w:hyperlink w:anchor="_heading=h.3ygebqi">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_heading=h.3ygebqi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Transport orders table</w:t>
          </w:r>
          <w:r w:rsidRPr="00FA2A5F">
            <w:rPr>
              <w:rFonts w:ascii="Times New Roman" w:hAnsi="Times New Roman" w:cs="Times New Roman"/>
              <w:color w:val="000000"/>
            </w:rPr>
            <w:tab/>
            <w:t>33</w:t>
          </w:r>
          <w:r w:rsidRPr="00FA2A5F">
            <w:rPr>
              <w:rFonts w:ascii="Times New Roman" w:hAnsi="Times New Roman" w:cs="Times New Roman"/>
            </w:rPr>
            <w:fldChar w:fldCharType="end"/>
          </w:r>
        </w:p>
        <w:p w14:paraId="00000042"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sqyw64">
            <w:r w:rsidRPr="00FA2A5F">
              <w:rPr>
                <w:rFonts w:ascii="Times New Roman" w:hAnsi="Times New Roman" w:cs="Times New Roman"/>
                <w:color w:val="000000"/>
              </w:rPr>
              <w:t>iv)</w:t>
            </w:r>
          </w:hyperlink>
          <w:hyperlink w:anchor="_heading=h.sqyw64">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_heading=h.sqyw64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Vehicle expenses table</w:t>
          </w:r>
          <w:r w:rsidRPr="00FA2A5F">
            <w:rPr>
              <w:rFonts w:ascii="Times New Roman" w:hAnsi="Times New Roman" w:cs="Times New Roman"/>
              <w:color w:val="000000"/>
            </w:rPr>
            <w:tab/>
            <w:t>33</w:t>
          </w:r>
          <w:r w:rsidRPr="00FA2A5F">
            <w:rPr>
              <w:rFonts w:ascii="Times New Roman" w:hAnsi="Times New Roman" w:cs="Times New Roman"/>
            </w:rPr>
            <w:fldChar w:fldCharType="end"/>
          </w:r>
        </w:p>
        <w:p w14:paraId="00000043"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rvwp1q">
            <w:r w:rsidRPr="00FA2A5F">
              <w:rPr>
                <w:rFonts w:ascii="Times New Roman" w:hAnsi="Times New Roman" w:cs="Times New Roman"/>
                <w:color w:val="000000"/>
              </w:rPr>
              <w:t>v)</w:t>
            </w:r>
          </w:hyperlink>
          <w:hyperlink w:anchor="_heading=h.1rvwp1q">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_heading=h.1rvwp1q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Drivers table</w:t>
          </w:r>
          <w:r w:rsidRPr="00FA2A5F">
            <w:rPr>
              <w:rFonts w:ascii="Times New Roman" w:hAnsi="Times New Roman" w:cs="Times New Roman"/>
              <w:color w:val="000000"/>
            </w:rPr>
            <w:tab/>
            <w:t>34</w:t>
          </w:r>
          <w:r w:rsidRPr="00FA2A5F">
            <w:rPr>
              <w:rFonts w:ascii="Times New Roman" w:hAnsi="Times New Roman" w:cs="Times New Roman"/>
            </w:rPr>
            <w:fldChar w:fldCharType="end"/>
          </w:r>
        </w:p>
        <w:p w14:paraId="00000044"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2r0uhxc">
            <w:r w:rsidRPr="00FA2A5F">
              <w:rPr>
                <w:rFonts w:ascii="Times New Roman" w:hAnsi="Times New Roman" w:cs="Times New Roman"/>
                <w:color w:val="000000"/>
              </w:rPr>
              <w:t>Relationships</w:t>
            </w:r>
            <w:r w:rsidRPr="00FA2A5F">
              <w:rPr>
                <w:rFonts w:ascii="Times New Roman" w:hAnsi="Times New Roman" w:cs="Times New Roman"/>
                <w:color w:val="000000"/>
              </w:rPr>
              <w:tab/>
              <w:t>35</w:t>
            </w:r>
          </w:hyperlink>
        </w:p>
        <w:p w14:paraId="00000045"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q5sasy">
            <w:r w:rsidRPr="00FA2A5F">
              <w:rPr>
                <w:rFonts w:ascii="Times New Roman" w:hAnsi="Times New Roman" w:cs="Times New Roman"/>
                <w:color w:val="000000"/>
              </w:rPr>
              <w:t>Input Screens</w:t>
            </w:r>
            <w:r w:rsidRPr="00FA2A5F">
              <w:rPr>
                <w:rFonts w:ascii="Times New Roman" w:hAnsi="Times New Roman" w:cs="Times New Roman"/>
                <w:color w:val="000000"/>
              </w:rPr>
              <w:tab/>
              <w:t>36</w:t>
            </w:r>
          </w:hyperlink>
        </w:p>
        <w:p w14:paraId="00000046"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5b2l0r">
            <w:r w:rsidRPr="00FA2A5F">
              <w:rPr>
                <w:rFonts w:ascii="Times New Roman" w:hAnsi="Times New Roman" w:cs="Times New Roman"/>
                <w:color w:val="000000"/>
              </w:rPr>
              <w:t>i)</w:t>
            </w:r>
          </w:hyperlink>
          <w:hyperlink w:anchor="_heading=h.25b2l0r">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_heading=h.25b2l0r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Groups registration form</w:t>
          </w:r>
          <w:r w:rsidRPr="00FA2A5F">
            <w:rPr>
              <w:rFonts w:ascii="Times New Roman" w:hAnsi="Times New Roman" w:cs="Times New Roman"/>
              <w:color w:val="000000"/>
            </w:rPr>
            <w:tab/>
            <w:t>36</w:t>
          </w:r>
          <w:r w:rsidRPr="00FA2A5F">
            <w:rPr>
              <w:rFonts w:ascii="Times New Roman" w:hAnsi="Times New Roman" w:cs="Times New Roman"/>
            </w:rPr>
            <w:fldChar w:fldCharType="end"/>
          </w:r>
        </w:p>
        <w:p w14:paraId="00000047"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4g0dwd">
            <w:r w:rsidRPr="00FA2A5F">
              <w:rPr>
                <w:rFonts w:ascii="Times New Roman" w:hAnsi="Times New Roman" w:cs="Times New Roman"/>
                <w:color w:val="000000"/>
              </w:rPr>
              <w:t>ii)</w:t>
            </w:r>
          </w:hyperlink>
          <w:hyperlink w:anchor="_heading=h.34g0dwd">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_heading=h.34g0dwd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Large scale farmers’ registration form</w:t>
          </w:r>
          <w:r w:rsidRPr="00FA2A5F">
            <w:rPr>
              <w:rFonts w:ascii="Times New Roman" w:hAnsi="Times New Roman" w:cs="Times New Roman"/>
              <w:color w:val="000000"/>
            </w:rPr>
            <w:tab/>
            <w:t>37</w:t>
          </w:r>
          <w:r w:rsidRPr="00FA2A5F">
            <w:rPr>
              <w:rFonts w:ascii="Times New Roman" w:hAnsi="Times New Roman" w:cs="Times New Roman"/>
            </w:rPr>
            <w:fldChar w:fldCharType="end"/>
          </w:r>
        </w:p>
        <w:p w14:paraId="00000048"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43ky6rz">
            <w:r w:rsidRPr="00FA2A5F">
              <w:rPr>
                <w:rFonts w:ascii="Times New Roman" w:hAnsi="Times New Roman" w:cs="Times New Roman"/>
                <w:color w:val="000000"/>
              </w:rPr>
              <w:t>iii)</w:t>
            </w:r>
          </w:hyperlink>
          <w:hyperlink w:anchor="_heading=h.43ky6rz">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_heading=h.43ky6rz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Transport order placing form</w:t>
          </w:r>
          <w:r w:rsidRPr="00FA2A5F">
            <w:rPr>
              <w:rFonts w:ascii="Times New Roman" w:hAnsi="Times New Roman" w:cs="Times New Roman"/>
              <w:color w:val="000000"/>
            </w:rPr>
            <w:tab/>
            <w:t>37</w:t>
          </w:r>
          <w:r w:rsidRPr="00FA2A5F">
            <w:rPr>
              <w:rFonts w:ascii="Times New Roman" w:hAnsi="Times New Roman" w:cs="Times New Roman"/>
            </w:rPr>
            <w:fldChar w:fldCharType="end"/>
          </w:r>
        </w:p>
        <w:p w14:paraId="00000049"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xvir7l">
            <w:r w:rsidRPr="00FA2A5F">
              <w:rPr>
                <w:rFonts w:ascii="Times New Roman" w:hAnsi="Times New Roman" w:cs="Times New Roman"/>
                <w:color w:val="000000"/>
              </w:rPr>
              <w:t>iv)</w:t>
            </w:r>
          </w:hyperlink>
          <w:hyperlink w:anchor="_heading=h.xvir7l">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_heading=h.xvir7l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Vehicle expenses Recording form</w:t>
          </w:r>
          <w:r w:rsidRPr="00FA2A5F">
            <w:rPr>
              <w:rFonts w:ascii="Times New Roman" w:hAnsi="Times New Roman" w:cs="Times New Roman"/>
              <w:color w:val="000000"/>
            </w:rPr>
            <w:tab/>
            <w:t>38</w:t>
          </w:r>
          <w:r w:rsidRPr="00FA2A5F">
            <w:rPr>
              <w:rFonts w:ascii="Times New Roman" w:hAnsi="Times New Roman" w:cs="Times New Roman"/>
            </w:rPr>
            <w:fldChar w:fldCharType="end"/>
          </w:r>
        </w:p>
        <w:p w14:paraId="0000004A"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x0gk37">
            <w:r w:rsidRPr="00FA2A5F">
              <w:rPr>
                <w:rFonts w:ascii="Times New Roman" w:hAnsi="Times New Roman" w:cs="Times New Roman"/>
                <w:color w:val="000000"/>
              </w:rPr>
              <w:t>Data Manipulations</w:t>
            </w:r>
            <w:r w:rsidRPr="00FA2A5F">
              <w:rPr>
                <w:rFonts w:ascii="Times New Roman" w:hAnsi="Times New Roman" w:cs="Times New Roman"/>
                <w:color w:val="000000"/>
              </w:rPr>
              <w:tab/>
              <w:t>39</w:t>
            </w:r>
          </w:hyperlink>
        </w:p>
        <w:p w14:paraId="0000004B"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4h042r0">
            <w:r w:rsidRPr="00FA2A5F">
              <w:rPr>
                <w:rFonts w:ascii="Times New Roman" w:hAnsi="Times New Roman" w:cs="Times New Roman"/>
                <w:color w:val="000000"/>
              </w:rPr>
              <w:t>i)</w:t>
            </w:r>
          </w:hyperlink>
          <w:hyperlink w:anchor="_heading=h.4h042r0">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_heading=h.4h042r0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Payments to loaders query</w:t>
          </w:r>
          <w:r w:rsidRPr="00FA2A5F">
            <w:rPr>
              <w:rFonts w:ascii="Times New Roman" w:hAnsi="Times New Roman" w:cs="Times New Roman"/>
              <w:color w:val="000000"/>
            </w:rPr>
            <w:tab/>
            <w:t>39</w:t>
          </w:r>
          <w:r w:rsidRPr="00FA2A5F">
            <w:rPr>
              <w:rFonts w:ascii="Times New Roman" w:hAnsi="Times New Roman" w:cs="Times New Roman"/>
            </w:rPr>
            <w:fldChar w:fldCharType="end"/>
          </w:r>
        </w:p>
        <w:p w14:paraId="0000004C"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baon6m">
            <w:r w:rsidRPr="00FA2A5F">
              <w:rPr>
                <w:rFonts w:ascii="Times New Roman" w:hAnsi="Times New Roman" w:cs="Times New Roman"/>
                <w:color w:val="000000"/>
              </w:rPr>
              <w:t>ii)</w:t>
            </w:r>
          </w:hyperlink>
          <w:hyperlink w:anchor="_heading=h.1baon6m">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_heading=h.1baon6m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Payments to drivers’ query</w:t>
          </w:r>
          <w:r w:rsidRPr="00FA2A5F">
            <w:rPr>
              <w:rFonts w:ascii="Times New Roman" w:hAnsi="Times New Roman" w:cs="Times New Roman"/>
              <w:color w:val="000000"/>
            </w:rPr>
            <w:tab/>
            <w:t>40</w:t>
          </w:r>
          <w:r w:rsidRPr="00FA2A5F">
            <w:rPr>
              <w:rFonts w:ascii="Times New Roman" w:hAnsi="Times New Roman" w:cs="Times New Roman"/>
            </w:rPr>
            <w:fldChar w:fldCharType="end"/>
          </w:r>
        </w:p>
        <w:p w14:paraId="0000004D"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afmg28">
            <w:r w:rsidRPr="00FA2A5F">
              <w:rPr>
                <w:rFonts w:ascii="Times New Roman" w:hAnsi="Times New Roman" w:cs="Times New Roman"/>
                <w:color w:val="000000"/>
              </w:rPr>
              <w:t>iii)</w:t>
            </w:r>
          </w:hyperlink>
          <w:hyperlink w:anchor="_heading=h.2afmg28">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_heading=h.2afmg28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Penalties surcharged on drivers’ query</w:t>
          </w:r>
          <w:r w:rsidRPr="00FA2A5F">
            <w:rPr>
              <w:rFonts w:ascii="Times New Roman" w:hAnsi="Times New Roman" w:cs="Times New Roman"/>
              <w:color w:val="000000"/>
            </w:rPr>
            <w:tab/>
            <w:t>41</w:t>
          </w:r>
          <w:r w:rsidRPr="00FA2A5F">
            <w:rPr>
              <w:rFonts w:ascii="Times New Roman" w:hAnsi="Times New Roman" w:cs="Times New Roman"/>
            </w:rPr>
            <w:fldChar w:fldCharType="end"/>
          </w:r>
        </w:p>
        <w:p w14:paraId="0000004E"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9kk8xu">
            <w:r w:rsidRPr="00FA2A5F">
              <w:rPr>
                <w:rFonts w:ascii="Times New Roman" w:hAnsi="Times New Roman" w:cs="Times New Roman"/>
                <w:color w:val="000000"/>
              </w:rPr>
              <w:t>iv)</w:t>
            </w:r>
          </w:hyperlink>
          <w:hyperlink w:anchor="_heading=h.39kk8xu">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_heading=h.39kk8xu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Revenue per vehicle query</w:t>
          </w:r>
          <w:r w:rsidRPr="00FA2A5F">
            <w:rPr>
              <w:rFonts w:ascii="Times New Roman" w:hAnsi="Times New Roman" w:cs="Times New Roman"/>
              <w:color w:val="000000"/>
            </w:rPr>
            <w:tab/>
            <w:t>42</w:t>
          </w:r>
          <w:r w:rsidRPr="00FA2A5F">
            <w:rPr>
              <w:rFonts w:ascii="Times New Roman" w:hAnsi="Times New Roman" w:cs="Times New Roman"/>
            </w:rPr>
            <w:fldChar w:fldCharType="end"/>
          </w:r>
        </w:p>
        <w:p w14:paraId="0000004F"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48pi1tg">
            <w:r w:rsidRPr="00FA2A5F">
              <w:rPr>
                <w:rFonts w:ascii="Times New Roman" w:hAnsi="Times New Roman" w:cs="Times New Roman"/>
                <w:color w:val="000000"/>
              </w:rPr>
              <w:t>v)</w:t>
            </w:r>
          </w:hyperlink>
          <w:hyperlink w:anchor="_heading=h.48pi1tg">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_heading=h.48pi1tg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Expenses for each vehicle</w:t>
          </w:r>
          <w:r w:rsidRPr="00FA2A5F">
            <w:rPr>
              <w:rFonts w:ascii="Times New Roman" w:hAnsi="Times New Roman" w:cs="Times New Roman"/>
              <w:color w:val="000000"/>
            </w:rPr>
            <w:tab/>
            <w:t>43</w:t>
          </w:r>
          <w:r w:rsidRPr="00FA2A5F">
            <w:rPr>
              <w:rFonts w:ascii="Times New Roman" w:hAnsi="Times New Roman" w:cs="Times New Roman"/>
            </w:rPr>
            <w:fldChar w:fldCharType="end"/>
          </w:r>
        </w:p>
        <w:p w14:paraId="00000050"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1302m92">
            <w:r w:rsidRPr="00FA2A5F">
              <w:rPr>
                <w:rFonts w:ascii="Times New Roman" w:hAnsi="Times New Roman" w:cs="Times New Roman"/>
                <w:color w:val="000000"/>
              </w:rPr>
              <w:t>vi)</w:t>
            </w:r>
          </w:hyperlink>
          <w:hyperlink w:anchor="_heading=h.1302m92">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_heading=h.1302m92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Tax payable</w:t>
          </w:r>
          <w:r w:rsidRPr="00FA2A5F">
            <w:rPr>
              <w:rFonts w:ascii="Times New Roman" w:hAnsi="Times New Roman" w:cs="Times New Roman"/>
              <w:color w:val="000000"/>
            </w:rPr>
            <w:tab/>
            <w:t>44</w:t>
          </w:r>
          <w:r w:rsidRPr="00FA2A5F">
            <w:rPr>
              <w:rFonts w:ascii="Times New Roman" w:hAnsi="Times New Roman" w:cs="Times New Roman"/>
            </w:rPr>
            <w:fldChar w:fldCharType="end"/>
          </w:r>
        </w:p>
        <w:p w14:paraId="00000051"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250f4o">
            <w:r w:rsidRPr="00FA2A5F">
              <w:rPr>
                <w:rFonts w:ascii="Times New Roman" w:hAnsi="Times New Roman" w:cs="Times New Roman"/>
                <w:color w:val="000000"/>
              </w:rPr>
              <w:t>vii)</w:t>
            </w:r>
          </w:hyperlink>
          <w:hyperlink w:anchor="_heading=h.2250f4o">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_heading=h.2250f4o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Overall company expenses query design</w:t>
          </w:r>
          <w:r w:rsidRPr="00FA2A5F">
            <w:rPr>
              <w:rFonts w:ascii="Times New Roman" w:hAnsi="Times New Roman" w:cs="Times New Roman"/>
              <w:color w:val="000000"/>
            </w:rPr>
            <w:tab/>
            <w:t>45</w:t>
          </w:r>
          <w:r w:rsidRPr="00FA2A5F">
            <w:rPr>
              <w:rFonts w:ascii="Times New Roman" w:hAnsi="Times New Roman" w:cs="Times New Roman"/>
            </w:rPr>
            <w:fldChar w:fldCharType="end"/>
          </w:r>
        </w:p>
        <w:p w14:paraId="00000052" w14:textId="77777777" w:rsidR="003C0B2E" w:rsidRPr="00FA2A5F" w:rsidRDefault="00243B54">
          <w:pPr>
            <w:pBdr>
              <w:top w:val="nil"/>
              <w:left w:val="nil"/>
              <w:bottom w:val="nil"/>
              <w:right w:val="nil"/>
              <w:between w:val="nil"/>
            </w:pBdr>
            <w:tabs>
              <w:tab w:val="left" w:pos="1782"/>
              <w:tab w:val="right" w:pos="9350"/>
            </w:tabs>
            <w:spacing w:after="100"/>
            <w:ind w:left="480" w:firstLine="240"/>
            <w:rPr>
              <w:rFonts w:ascii="Times New Roman" w:eastAsia="Calibri" w:hAnsi="Times New Roman" w:cs="Times New Roman"/>
              <w:color w:val="000000"/>
              <w:sz w:val="22"/>
              <w:szCs w:val="22"/>
            </w:rPr>
          </w:pPr>
          <w:hyperlink w:anchor="_heading=h.319y80a">
            <w:r w:rsidRPr="00FA2A5F">
              <w:rPr>
                <w:rFonts w:ascii="Times New Roman" w:hAnsi="Times New Roman" w:cs="Times New Roman"/>
                <w:color w:val="000000"/>
              </w:rPr>
              <w:t>viii)</w:t>
            </w:r>
          </w:hyperlink>
          <w:hyperlink w:anchor="_heading=h.319y80a">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_heading=h.319y80a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Overall company profit calculation</w:t>
          </w:r>
          <w:r w:rsidRPr="00FA2A5F">
            <w:rPr>
              <w:rFonts w:ascii="Times New Roman" w:hAnsi="Times New Roman" w:cs="Times New Roman"/>
              <w:color w:val="000000"/>
            </w:rPr>
            <w:tab/>
            <w:t>46</w:t>
          </w:r>
          <w:r w:rsidRPr="00FA2A5F">
            <w:rPr>
              <w:rFonts w:ascii="Times New Roman" w:hAnsi="Times New Roman" w:cs="Times New Roman"/>
            </w:rPr>
            <w:fldChar w:fldCharType="end"/>
          </w:r>
        </w:p>
        <w:p w14:paraId="00000053"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40ew0vw">
            <w:r w:rsidRPr="00FA2A5F">
              <w:rPr>
                <w:rFonts w:ascii="Times New Roman" w:hAnsi="Times New Roman" w:cs="Times New Roman"/>
                <w:color w:val="000000"/>
              </w:rPr>
              <w:t>Output Screens</w:t>
            </w:r>
            <w:r w:rsidRPr="00FA2A5F">
              <w:rPr>
                <w:rFonts w:ascii="Times New Roman" w:hAnsi="Times New Roman" w:cs="Times New Roman"/>
                <w:color w:val="000000"/>
              </w:rPr>
              <w:tab/>
              <w:t>47</w:t>
            </w:r>
          </w:hyperlink>
        </w:p>
        <w:p w14:paraId="00000054"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2fk6b3p">
            <w:r w:rsidRPr="00FA2A5F">
              <w:rPr>
                <w:rFonts w:ascii="Times New Roman" w:hAnsi="Times New Roman" w:cs="Times New Roman"/>
                <w:color w:val="000000"/>
              </w:rPr>
              <w:t>i)</w:t>
            </w:r>
          </w:hyperlink>
          <w:hyperlink w:anchor="_heading=h.2fk6b3p">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_heading=h.2fk6b3p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Transport O</w:t>
          </w:r>
          <w:r w:rsidRPr="00FA2A5F">
            <w:rPr>
              <w:rFonts w:ascii="Times New Roman" w:hAnsi="Times New Roman" w:cs="Times New Roman"/>
              <w:color w:val="000000"/>
            </w:rPr>
            <w:t>rder invoice report</w:t>
          </w:r>
          <w:r w:rsidRPr="00FA2A5F">
            <w:rPr>
              <w:rFonts w:ascii="Times New Roman" w:hAnsi="Times New Roman" w:cs="Times New Roman"/>
              <w:color w:val="000000"/>
            </w:rPr>
            <w:tab/>
            <w:t>47</w:t>
          </w:r>
          <w:r w:rsidRPr="00FA2A5F">
            <w:rPr>
              <w:rFonts w:ascii="Times New Roman" w:hAnsi="Times New Roman" w:cs="Times New Roman"/>
            </w:rPr>
            <w:fldChar w:fldCharType="end"/>
          </w:r>
        </w:p>
        <w:p w14:paraId="00000055" w14:textId="77777777" w:rsidR="003C0B2E" w:rsidRPr="00FA2A5F" w:rsidRDefault="00243B54">
          <w:pPr>
            <w:pBdr>
              <w:top w:val="nil"/>
              <w:left w:val="nil"/>
              <w:bottom w:val="nil"/>
              <w:right w:val="nil"/>
              <w:between w:val="nil"/>
            </w:pBdr>
            <w:tabs>
              <w:tab w:val="left" w:pos="1760"/>
              <w:tab w:val="right" w:pos="9350"/>
            </w:tabs>
            <w:spacing w:after="100"/>
            <w:ind w:left="480" w:firstLine="240"/>
            <w:rPr>
              <w:rFonts w:ascii="Times New Roman" w:eastAsia="Calibri" w:hAnsi="Times New Roman" w:cs="Times New Roman"/>
              <w:color w:val="000000"/>
              <w:sz w:val="22"/>
              <w:szCs w:val="22"/>
            </w:rPr>
          </w:pPr>
          <w:hyperlink w:anchor="_heading=h.3ep43zb">
            <w:r w:rsidRPr="00FA2A5F">
              <w:rPr>
                <w:rFonts w:ascii="Times New Roman" w:hAnsi="Times New Roman" w:cs="Times New Roman"/>
                <w:color w:val="000000"/>
              </w:rPr>
              <w:t>ii)</w:t>
            </w:r>
          </w:hyperlink>
          <w:hyperlink w:anchor="_heading=h.3ep43zb">
            <w:r w:rsidRPr="00FA2A5F">
              <w:rPr>
                <w:rFonts w:ascii="Times New Roman" w:eastAsia="Calibri" w:hAnsi="Times New Roman" w:cs="Times New Roman"/>
                <w:color w:val="000000"/>
                <w:sz w:val="22"/>
                <w:szCs w:val="22"/>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_heading=h.3ep43zb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Company Revenue Report</w:t>
          </w:r>
          <w:r w:rsidRPr="00FA2A5F">
            <w:rPr>
              <w:rFonts w:ascii="Times New Roman" w:hAnsi="Times New Roman" w:cs="Times New Roman"/>
              <w:color w:val="000000"/>
            </w:rPr>
            <w:tab/>
            <w:t>48</w:t>
          </w:r>
          <w:r w:rsidRPr="00FA2A5F">
            <w:rPr>
              <w:rFonts w:ascii="Times New Roman" w:hAnsi="Times New Roman" w:cs="Times New Roman"/>
            </w:rPr>
            <w:fldChar w:fldCharType="end"/>
          </w:r>
        </w:p>
        <w:p w14:paraId="00000056"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2szc72q">
            <w:r w:rsidRPr="00FA2A5F">
              <w:rPr>
                <w:rFonts w:ascii="Times New Roman" w:hAnsi="Times New Roman" w:cs="Times New Roman"/>
                <w:color w:val="000000"/>
              </w:rPr>
              <w:t>Chapter 5: User Manual</w:t>
            </w:r>
            <w:r w:rsidRPr="00FA2A5F">
              <w:rPr>
                <w:rFonts w:ascii="Times New Roman" w:hAnsi="Times New Roman" w:cs="Times New Roman"/>
                <w:color w:val="000000"/>
              </w:rPr>
              <w:tab/>
              <w:t>50</w:t>
            </w:r>
          </w:hyperlink>
        </w:p>
        <w:p w14:paraId="00000057"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84mhaj">
            <w:r w:rsidRPr="00FA2A5F">
              <w:rPr>
                <w:rFonts w:ascii="Times New Roman" w:hAnsi="Times New Roman" w:cs="Times New Roman"/>
                <w:color w:val="000000"/>
              </w:rPr>
              <w:t>Introduction</w:t>
            </w:r>
            <w:r w:rsidRPr="00FA2A5F">
              <w:rPr>
                <w:rFonts w:ascii="Times New Roman" w:hAnsi="Times New Roman" w:cs="Times New Roman"/>
                <w:color w:val="000000"/>
              </w:rPr>
              <w:tab/>
              <w:t>50</w:t>
            </w:r>
          </w:hyperlink>
        </w:p>
        <w:p w14:paraId="00000058"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s49zyc">
            <w:r w:rsidRPr="00FA2A5F">
              <w:rPr>
                <w:rFonts w:ascii="Times New Roman" w:hAnsi="Times New Roman" w:cs="Times New Roman"/>
                <w:color w:val="000000"/>
              </w:rPr>
              <w:t>Installing the system</w:t>
            </w:r>
            <w:r w:rsidRPr="00FA2A5F">
              <w:rPr>
                <w:rFonts w:ascii="Times New Roman" w:hAnsi="Times New Roman" w:cs="Times New Roman"/>
                <w:color w:val="000000"/>
              </w:rPr>
              <w:tab/>
              <w:t>50</w:t>
            </w:r>
          </w:hyperlink>
        </w:p>
        <w:p w14:paraId="00000059"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meukdy">
            <w:r w:rsidRPr="00FA2A5F">
              <w:rPr>
                <w:rFonts w:ascii="Times New Roman" w:hAnsi="Times New Roman" w:cs="Times New Roman"/>
                <w:color w:val="000000"/>
              </w:rPr>
              <w:t>Loading Movers Transport System</w:t>
            </w:r>
            <w:r w:rsidRPr="00FA2A5F">
              <w:rPr>
                <w:rFonts w:ascii="Times New Roman" w:hAnsi="Times New Roman" w:cs="Times New Roman"/>
                <w:color w:val="000000"/>
              </w:rPr>
              <w:tab/>
              <w:t>51</w:t>
            </w:r>
          </w:hyperlink>
        </w:p>
        <w:p w14:paraId="0000005A"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zu0gcz">
            <w:r w:rsidRPr="00FA2A5F">
              <w:rPr>
                <w:rFonts w:ascii="Times New Roman" w:hAnsi="Times New Roman" w:cs="Times New Roman"/>
                <w:color w:val="000000"/>
              </w:rPr>
              <w:t>Guide on navigating through the system</w:t>
            </w:r>
            <w:r w:rsidRPr="00FA2A5F">
              <w:rPr>
                <w:rFonts w:ascii="Times New Roman" w:hAnsi="Times New Roman" w:cs="Times New Roman"/>
                <w:color w:val="000000"/>
              </w:rPr>
              <w:tab/>
              <w:t>54</w:t>
            </w:r>
          </w:hyperlink>
        </w:p>
        <w:p w14:paraId="0000005B"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jtnz0s">
            <w:r w:rsidRPr="00FA2A5F">
              <w:rPr>
                <w:rFonts w:ascii="Times New Roman" w:hAnsi="Times New Roman" w:cs="Times New Roman"/>
                <w:color w:val="000000"/>
              </w:rPr>
              <w:t>Guide on generating a report from the system</w:t>
            </w:r>
            <w:r w:rsidRPr="00FA2A5F">
              <w:rPr>
                <w:rFonts w:ascii="Times New Roman" w:hAnsi="Times New Roman" w:cs="Times New Roman"/>
                <w:color w:val="000000"/>
              </w:rPr>
              <w:tab/>
              <w:t>55</w:t>
            </w:r>
          </w:hyperlink>
        </w:p>
        <w:p w14:paraId="0000005C" w14:textId="77777777" w:rsidR="003C0B2E" w:rsidRPr="00FA2A5F" w:rsidRDefault="00243B54">
          <w:pPr>
            <w:pBdr>
              <w:top w:val="nil"/>
              <w:left w:val="nil"/>
              <w:bottom w:val="nil"/>
              <w:right w:val="nil"/>
              <w:between w:val="nil"/>
            </w:pBdr>
            <w:tabs>
              <w:tab w:val="left" w:pos="1350"/>
              <w:tab w:val="right" w:pos="9350"/>
            </w:tabs>
            <w:spacing w:after="100"/>
            <w:rPr>
              <w:rFonts w:ascii="Times New Roman" w:eastAsia="Calibri" w:hAnsi="Times New Roman" w:cs="Times New Roman"/>
              <w:color w:val="000000"/>
              <w:sz w:val="22"/>
              <w:szCs w:val="22"/>
            </w:rPr>
          </w:pPr>
          <w:hyperlink w:anchor="_heading=h.3bj1y38">
            <w:r w:rsidRPr="00FA2A5F">
              <w:rPr>
                <w:rFonts w:ascii="Times New Roman" w:hAnsi="Times New Roman" w:cs="Times New Roman"/>
                <w:color w:val="000000"/>
              </w:rPr>
              <w:t>Chapter 6: Miscellaneous</w:t>
            </w:r>
            <w:r w:rsidRPr="00FA2A5F">
              <w:rPr>
                <w:rFonts w:ascii="Times New Roman" w:hAnsi="Times New Roman" w:cs="Times New Roman"/>
                <w:color w:val="000000"/>
              </w:rPr>
              <w:tab/>
              <w:t>61</w:t>
            </w:r>
          </w:hyperlink>
        </w:p>
        <w:p w14:paraId="0000005D"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qoc8b1">
            <w:r w:rsidRPr="00FA2A5F">
              <w:rPr>
                <w:rFonts w:ascii="Times New Roman" w:hAnsi="Times New Roman" w:cs="Times New Roman"/>
                <w:color w:val="000000"/>
              </w:rPr>
              <w:t>Conclusion</w:t>
            </w:r>
            <w:r w:rsidRPr="00FA2A5F">
              <w:rPr>
                <w:rFonts w:ascii="Times New Roman" w:hAnsi="Times New Roman" w:cs="Times New Roman"/>
                <w:color w:val="000000"/>
              </w:rPr>
              <w:tab/>
              <w:t>61</w:t>
            </w:r>
          </w:hyperlink>
        </w:p>
        <w:p w14:paraId="0000005E"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2pta16n">
            <w:r w:rsidRPr="00FA2A5F">
              <w:rPr>
                <w:rFonts w:ascii="Times New Roman" w:hAnsi="Times New Roman" w:cs="Times New Roman"/>
                <w:color w:val="000000"/>
              </w:rPr>
              <w:t>Recommendations</w:t>
            </w:r>
            <w:r w:rsidRPr="00FA2A5F">
              <w:rPr>
                <w:rFonts w:ascii="Times New Roman" w:hAnsi="Times New Roman" w:cs="Times New Roman"/>
                <w:color w:val="000000"/>
              </w:rPr>
              <w:tab/>
              <w:t>61</w:t>
            </w:r>
          </w:hyperlink>
        </w:p>
        <w:p w14:paraId="0000005F"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14ykbeg">
            <w:r w:rsidRPr="00FA2A5F">
              <w:rPr>
                <w:rFonts w:ascii="Times New Roman" w:hAnsi="Times New Roman" w:cs="Times New Roman"/>
                <w:color w:val="000000"/>
              </w:rPr>
              <w:t>References</w:t>
            </w:r>
            <w:r w:rsidRPr="00FA2A5F">
              <w:rPr>
                <w:rFonts w:ascii="Times New Roman" w:hAnsi="Times New Roman" w:cs="Times New Roman"/>
                <w:color w:val="000000"/>
              </w:rPr>
              <w:tab/>
              <w:t>62</w:t>
            </w:r>
          </w:hyperlink>
        </w:p>
        <w:p w14:paraId="00000060" w14:textId="77777777" w:rsidR="003C0B2E" w:rsidRPr="00FA2A5F" w:rsidRDefault="00243B54">
          <w:pPr>
            <w:pBdr>
              <w:top w:val="nil"/>
              <w:left w:val="nil"/>
              <w:bottom w:val="nil"/>
              <w:right w:val="nil"/>
              <w:between w:val="nil"/>
            </w:pBdr>
            <w:tabs>
              <w:tab w:val="right" w:pos="9350"/>
            </w:tabs>
            <w:spacing w:after="100"/>
            <w:ind w:left="240" w:firstLine="480"/>
            <w:rPr>
              <w:rFonts w:ascii="Times New Roman" w:eastAsia="Calibri" w:hAnsi="Times New Roman" w:cs="Times New Roman"/>
              <w:color w:val="000000"/>
              <w:sz w:val="22"/>
              <w:szCs w:val="22"/>
            </w:rPr>
          </w:pPr>
          <w:hyperlink w:anchor="_heading=h.3oy7u29">
            <w:r w:rsidRPr="00FA2A5F">
              <w:rPr>
                <w:rFonts w:ascii="Times New Roman" w:hAnsi="Times New Roman" w:cs="Times New Roman"/>
                <w:color w:val="000000"/>
              </w:rPr>
              <w:t>Appendix</w:t>
            </w:r>
            <w:r w:rsidRPr="00FA2A5F">
              <w:rPr>
                <w:rFonts w:ascii="Times New Roman" w:hAnsi="Times New Roman" w:cs="Times New Roman"/>
                <w:color w:val="000000"/>
              </w:rPr>
              <w:tab/>
              <w:t>63</w:t>
            </w:r>
          </w:hyperlink>
        </w:p>
        <w:p w14:paraId="00000061" w14:textId="77777777" w:rsidR="003C0B2E" w:rsidRPr="00FA2A5F" w:rsidRDefault="00243B54">
          <w:pPr>
            <w:jc w:val="both"/>
            <w:rPr>
              <w:rFonts w:ascii="Times New Roman" w:eastAsia="Times New Roman" w:hAnsi="Times New Roman" w:cs="Times New Roman"/>
            </w:rPr>
          </w:pPr>
          <w:r w:rsidRPr="00FA2A5F">
            <w:rPr>
              <w:rFonts w:ascii="Times New Roman" w:hAnsi="Times New Roman" w:cs="Times New Roman"/>
            </w:rPr>
            <w:fldChar w:fldCharType="end"/>
          </w:r>
        </w:p>
      </w:sdtContent>
    </w:sdt>
    <w:p w14:paraId="00000062" w14:textId="77777777" w:rsidR="003C0B2E" w:rsidRPr="00FA2A5F" w:rsidRDefault="00243B54">
      <w:pPr>
        <w:widowControl w:val="0"/>
        <w:pBdr>
          <w:top w:val="nil"/>
          <w:left w:val="nil"/>
          <w:bottom w:val="nil"/>
          <w:right w:val="nil"/>
          <w:between w:val="nil"/>
        </w:pBdr>
        <w:spacing w:after="0" w:line="276" w:lineRule="auto"/>
        <w:ind w:firstLine="0"/>
        <w:rPr>
          <w:rFonts w:ascii="Times New Roman" w:eastAsia="Times New Roman" w:hAnsi="Times New Roman" w:cs="Times New Roman"/>
        </w:rPr>
      </w:pPr>
      <w:r w:rsidRPr="00FA2A5F">
        <w:rPr>
          <w:rFonts w:ascii="Times New Roman" w:hAnsi="Times New Roman" w:cs="Times New Roman"/>
        </w:rPr>
        <w:br w:type="page"/>
      </w:r>
    </w:p>
    <w:sdt>
      <w:sdtPr>
        <w:rPr>
          <w:rFonts w:ascii="Times New Roman" w:hAnsi="Times New Roman" w:cs="Times New Roman"/>
        </w:rPr>
        <w:id w:val="320391542"/>
        <w:docPartObj>
          <w:docPartGallery w:val="Table of Contents"/>
          <w:docPartUnique/>
        </w:docPartObj>
      </w:sdtPr>
      <w:sdtEndPr/>
      <w:sdtContent>
        <w:p w14:paraId="00000063"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fldChar w:fldCharType="begin"/>
          </w:r>
          <w:r w:rsidRPr="00FA2A5F">
            <w:rPr>
              <w:rFonts w:ascii="Times New Roman" w:hAnsi="Times New Roman" w:cs="Times New Roman"/>
            </w:rPr>
            <w:instrText xml:space="preserve"> TOC \h \u \z </w:instrText>
          </w:r>
          <w:r w:rsidRPr="00FA2A5F">
            <w:rPr>
              <w:rFonts w:ascii="Times New Roman" w:hAnsi="Times New Roman" w:cs="Times New Roman"/>
            </w:rPr>
            <w:fldChar w:fldCharType="separate"/>
          </w:r>
        </w:p>
        <w:p w14:paraId="00000064"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i7ojhp">
            <w:r w:rsidRPr="00FA2A5F">
              <w:rPr>
                <w:rFonts w:ascii="Times New Roman" w:hAnsi="Times New Roman" w:cs="Times New Roman"/>
                <w:color w:val="000000"/>
              </w:rPr>
              <w:t>Figure 1: Monthly cost of running the current system</w:t>
            </w:r>
            <w:r w:rsidRPr="00FA2A5F">
              <w:rPr>
                <w:rFonts w:ascii="Times New Roman" w:hAnsi="Times New Roman" w:cs="Times New Roman"/>
                <w:color w:val="000000"/>
              </w:rPr>
              <w:tab/>
              <w:t>17</w:t>
            </w:r>
          </w:hyperlink>
        </w:p>
        <w:p w14:paraId="00000065"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1">
            <w:r w:rsidRPr="00FA2A5F">
              <w:rPr>
                <w:rFonts w:ascii="Times New Roman" w:hAnsi="Times New Roman" w:cs="Times New Roman"/>
                <w:color w:val="000000"/>
              </w:rPr>
              <w:t>Figure 2: System Flowchart</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_heading=h.243i4a2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20</w:t>
          </w:r>
          <w:r w:rsidRPr="00FA2A5F">
            <w:rPr>
              <w:rFonts w:ascii="Times New Roman" w:hAnsi="Times New Roman" w:cs="Times New Roman"/>
            </w:rPr>
            <w:fldChar w:fldCharType="end"/>
          </w:r>
        </w:p>
        <w:p w14:paraId="00000066"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as4poj">
            <w:r w:rsidRPr="00FA2A5F">
              <w:rPr>
                <w:rFonts w:ascii="Times New Roman" w:hAnsi="Times New Roman" w:cs="Times New Roman"/>
                <w:color w:val="000000"/>
              </w:rPr>
              <w:t>Figure 3: Drivers details file design</w:t>
            </w:r>
            <w:r w:rsidRPr="00FA2A5F">
              <w:rPr>
                <w:rFonts w:ascii="Times New Roman" w:hAnsi="Times New Roman" w:cs="Times New Roman"/>
                <w:color w:val="000000"/>
              </w:rPr>
              <w:tab/>
              <w:t>22</w:t>
            </w:r>
          </w:hyperlink>
        </w:p>
        <w:p w14:paraId="00000067"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9x2ik5">
            <w:r w:rsidRPr="00FA2A5F">
              <w:rPr>
                <w:rFonts w:ascii="Times New Roman" w:hAnsi="Times New Roman" w:cs="Times New Roman"/>
                <w:color w:val="000000"/>
              </w:rPr>
              <w:t>Figure 4: Loaders details f</w:t>
            </w:r>
            <w:r w:rsidRPr="00FA2A5F">
              <w:rPr>
                <w:rFonts w:ascii="Times New Roman" w:hAnsi="Times New Roman" w:cs="Times New Roman"/>
                <w:color w:val="000000"/>
              </w:rPr>
              <w:t>ile design</w:t>
            </w:r>
            <w:r w:rsidRPr="00FA2A5F">
              <w:rPr>
                <w:rFonts w:ascii="Times New Roman" w:hAnsi="Times New Roman" w:cs="Times New Roman"/>
                <w:color w:val="000000"/>
              </w:rPr>
              <w:tab/>
              <w:t>22</w:t>
            </w:r>
          </w:hyperlink>
        </w:p>
        <w:p w14:paraId="00000068"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47n2zr">
            <w:r w:rsidRPr="00FA2A5F">
              <w:rPr>
                <w:rFonts w:ascii="Times New Roman" w:hAnsi="Times New Roman" w:cs="Times New Roman"/>
                <w:color w:val="000000"/>
              </w:rPr>
              <w:t>Figure 5: Members details file design</w:t>
            </w:r>
            <w:r w:rsidRPr="00FA2A5F">
              <w:rPr>
                <w:rFonts w:ascii="Times New Roman" w:hAnsi="Times New Roman" w:cs="Times New Roman"/>
                <w:color w:val="000000"/>
              </w:rPr>
              <w:tab/>
              <w:t>22</w:t>
            </w:r>
          </w:hyperlink>
        </w:p>
        <w:p w14:paraId="00000069"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3ckvvd">
            <w:r w:rsidRPr="00FA2A5F">
              <w:rPr>
                <w:rFonts w:ascii="Times New Roman" w:hAnsi="Times New Roman" w:cs="Times New Roman"/>
                <w:color w:val="000000"/>
              </w:rPr>
              <w:t>Figure 6: Group members details file design</w:t>
            </w:r>
            <w:r w:rsidRPr="00FA2A5F">
              <w:rPr>
                <w:rFonts w:ascii="Times New Roman" w:hAnsi="Times New Roman" w:cs="Times New Roman"/>
                <w:color w:val="000000"/>
              </w:rPr>
              <w:tab/>
              <w:t>23</w:t>
            </w:r>
          </w:hyperlink>
        </w:p>
        <w:p w14:paraId="0000006A"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2hioqz">
            <w:r w:rsidRPr="00FA2A5F">
              <w:rPr>
                <w:rFonts w:ascii="Times New Roman" w:hAnsi="Times New Roman" w:cs="Times New Roman"/>
                <w:color w:val="000000"/>
              </w:rPr>
              <w:t>Figure 7: Vehicles details file</w:t>
            </w:r>
            <w:r w:rsidRPr="00FA2A5F">
              <w:rPr>
                <w:rFonts w:ascii="Times New Roman" w:hAnsi="Times New Roman" w:cs="Times New Roman"/>
                <w:color w:val="000000"/>
              </w:rPr>
              <w:t xml:space="preserve"> design</w:t>
            </w:r>
            <w:r w:rsidRPr="00FA2A5F">
              <w:rPr>
                <w:rFonts w:ascii="Times New Roman" w:hAnsi="Times New Roman" w:cs="Times New Roman"/>
                <w:color w:val="000000"/>
              </w:rPr>
              <w:tab/>
              <w:t>23</w:t>
            </w:r>
          </w:hyperlink>
        </w:p>
        <w:p w14:paraId="0000006B"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1mghml">
            <w:r w:rsidRPr="00FA2A5F">
              <w:rPr>
                <w:rFonts w:ascii="Times New Roman" w:hAnsi="Times New Roman" w:cs="Times New Roman"/>
                <w:color w:val="000000"/>
              </w:rPr>
              <w:t>Figure 8: Goods transported file design</w:t>
            </w:r>
            <w:r w:rsidRPr="00FA2A5F">
              <w:rPr>
                <w:rFonts w:ascii="Times New Roman" w:hAnsi="Times New Roman" w:cs="Times New Roman"/>
                <w:color w:val="000000"/>
              </w:rPr>
              <w:tab/>
              <w:t>23</w:t>
            </w:r>
          </w:hyperlink>
        </w:p>
        <w:p w14:paraId="0000006C"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2">
            <w:r w:rsidRPr="00FA2A5F">
              <w:rPr>
                <w:rFonts w:ascii="Times New Roman" w:hAnsi="Times New Roman" w:cs="Times New Roman"/>
                <w:color w:val="000000"/>
              </w:rPr>
              <w:t>Figure 9: Large scale farmers registration form design</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_heading=h.j8sehv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24</w:t>
          </w:r>
          <w:r w:rsidRPr="00FA2A5F">
            <w:rPr>
              <w:rFonts w:ascii="Times New Roman" w:hAnsi="Times New Roman" w:cs="Times New Roman"/>
            </w:rPr>
            <w:fldChar w:fldCharType="end"/>
          </w:r>
        </w:p>
        <w:p w14:paraId="0000006D"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3">
            <w:r w:rsidRPr="00FA2A5F">
              <w:rPr>
                <w:rFonts w:ascii="Times New Roman" w:hAnsi="Times New Roman" w:cs="Times New Roman"/>
                <w:color w:val="000000"/>
              </w:rPr>
              <w:t>Figure 10: Group farmers registration form</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_heading=h.338fx5o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25</w:t>
          </w:r>
          <w:r w:rsidRPr="00FA2A5F">
            <w:rPr>
              <w:rFonts w:ascii="Times New Roman" w:hAnsi="Times New Roman" w:cs="Times New Roman"/>
            </w:rPr>
            <w:fldChar w:fldCharType="end"/>
          </w:r>
        </w:p>
        <w:p w14:paraId="0000006E"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4">
            <w:r w:rsidRPr="00FA2A5F">
              <w:rPr>
                <w:rFonts w:ascii="Times New Roman" w:hAnsi="Times New Roman" w:cs="Times New Roman"/>
                <w:color w:val="000000"/>
              </w:rPr>
              <w:t>Figure 11: Vehicle expenses recording form</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_heading=h.1idq7dh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26</w:t>
          </w:r>
          <w:r w:rsidRPr="00FA2A5F">
            <w:rPr>
              <w:rFonts w:ascii="Times New Roman" w:hAnsi="Times New Roman" w:cs="Times New Roman"/>
            </w:rPr>
            <w:fldChar w:fldCharType="end"/>
          </w:r>
        </w:p>
        <w:p w14:paraId="0000006F"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5">
            <w:r w:rsidRPr="00FA2A5F">
              <w:rPr>
                <w:rFonts w:ascii="Times New Roman" w:hAnsi="Times New Roman" w:cs="Times New Roman"/>
                <w:color w:val="000000"/>
              </w:rPr>
              <w:t>Figure 12: Transport orders recording form</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_heading=h.42ddq1a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27</w:t>
          </w:r>
          <w:r w:rsidRPr="00FA2A5F">
            <w:rPr>
              <w:rFonts w:ascii="Times New Roman" w:hAnsi="Times New Roman" w:cs="Times New Roman"/>
            </w:rPr>
            <w:fldChar w:fldCharType="end"/>
          </w:r>
        </w:p>
        <w:p w14:paraId="00000070"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6">
            <w:r w:rsidRPr="00FA2A5F">
              <w:rPr>
                <w:rFonts w:ascii="Times New Roman" w:hAnsi="Times New Roman" w:cs="Times New Roman"/>
                <w:color w:val="000000"/>
              </w:rPr>
              <w:t>Figure 13: Driver offenses recording form</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w:instrText>
          </w:r>
          <w:r w:rsidRPr="00FA2A5F">
            <w:rPr>
              <w:rFonts w:ascii="Times New Roman" w:hAnsi="Times New Roman" w:cs="Times New Roman"/>
            </w:rPr>
            <w:instrText xml:space="preserve">_heading=h.2hio093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28</w:t>
          </w:r>
          <w:r w:rsidRPr="00FA2A5F">
            <w:rPr>
              <w:rFonts w:ascii="Times New Roman" w:hAnsi="Times New Roman" w:cs="Times New Roman"/>
            </w:rPr>
            <w:fldChar w:fldCharType="end"/>
          </w:r>
        </w:p>
        <w:p w14:paraId="00000071"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r:id="rId17">
            <w:r w:rsidRPr="00FA2A5F">
              <w:rPr>
                <w:rFonts w:ascii="Times New Roman" w:hAnsi="Times New Roman" w:cs="Times New Roman"/>
                <w:color w:val="000000"/>
              </w:rPr>
              <w:t>Figure 14: Company expenses report design</w:t>
            </w:r>
            <w:r w:rsidRPr="00FA2A5F">
              <w:rPr>
                <w:rFonts w:ascii="Times New Roman" w:hAnsi="Times New Roman" w:cs="Times New Roman"/>
                <w:color w:val="000000"/>
              </w:rPr>
              <w:tab/>
            </w:r>
          </w:hyperlink>
          <w:r w:rsidRPr="00FA2A5F">
            <w:rPr>
              <w:rFonts w:ascii="Times New Roman" w:hAnsi="Times New Roman" w:cs="Times New Roman"/>
            </w:rPr>
            <w:fldChar w:fldCharType="begin"/>
          </w:r>
          <w:r w:rsidRPr="00FA2A5F">
            <w:rPr>
              <w:rFonts w:ascii="Times New Roman" w:hAnsi="Times New Roman" w:cs="Times New Roman"/>
            </w:rPr>
            <w:instrText xml:space="preserve"> PAGEREF _heading=h.wnyagw \h </w:instrText>
          </w:r>
          <w:r w:rsidRPr="00FA2A5F">
            <w:rPr>
              <w:rFonts w:ascii="Times New Roman" w:hAnsi="Times New Roman" w:cs="Times New Roman"/>
            </w:rPr>
          </w:r>
          <w:r w:rsidRPr="00FA2A5F">
            <w:rPr>
              <w:rFonts w:ascii="Times New Roman" w:hAnsi="Times New Roman" w:cs="Times New Roman"/>
            </w:rPr>
            <w:fldChar w:fldCharType="separate"/>
          </w:r>
          <w:r w:rsidRPr="00FA2A5F">
            <w:rPr>
              <w:rFonts w:ascii="Times New Roman" w:hAnsi="Times New Roman" w:cs="Times New Roman"/>
              <w:color w:val="000000"/>
            </w:rPr>
            <w:t>29</w:t>
          </w:r>
          <w:r w:rsidRPr="00FA2A5F">
            <w:rPr>
              <w:rFonts w:ascii="Times New Roman" w:hAnsi="Times New Roman" w:cs="Times New Roman"/>
            </w:rPr>
            <w:fldChar w:fldCharType="end"/>
          </w:r>
        </w:p>
        <w:p w14:paraId="00000072"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nmf14n">
            <w:r w:rsidRPr="00FA2A5F">
              <w:rPr>
                <w:rFonts w:ascii="Times New Roman" w:hAnsi="Times New Roman" w:cs="Times New Roman"/>
                <w:color w:val="000000"/>
              </w:rPr>
              <w:t>Figure 15:Drivers monthly penalties report design</w:t>
            </w:r>
            <w:r w:rsidRPr="00FA2A5F">
              <w:rPr>
                <w:rFonts w:ascii="Times New Roman" w:hAnsi="Times New Roman" w:cs="Times New Roman"/>
                <w:color w:val="000000"/>
              </w:rPr>
              <w:tab/>
              <w:t>30</w:t>
            </w:r>
          </w:hyperlink>
        </w:p>
        <w:p w14:paraId="00000073"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mrcu09">
            <w:r w:rsidRPr="00FA2A5F">
              <w:rPr>
                <w:rFonts w:ascii="Times New Roman" w:hAnsi="Times New Roman" w:cs="Times New Roman"/>
                <w:color w:val="000000"/>
              </w:rPr>
              <w:t>Figure 16: Goods transported report design</w:t>
            </w:r>
            <w:r w:rsidRPr="00FA2A5F">
              <w:rPr>
                <w:rFonts w:ascii="Times New Roman" w:hAnsi="Times New Roman" w:cs="Times New Roman"/>
                <w:color w:val="000000"/>
              </w:rPr>
              <w:tab/>
              <w:t>30</w:t>
            </w:r>
          </w:hyperlink>
        </w:p>
        <w:p w14:paraId="00000074"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lwamvv">
            <w:r w:rsidRPr="00FA2A5F">
              <w:rPr>
                <w:rFonts w:ascii="Times New Roman" w:hAnsi="Times New Roman" w:cs="Times New Roman"/>
                <w:color w:val="000000"/>
              </w:rPr>
              <w:t>Figure 17: Vehicle expenses report design</w:t>
            </w:r>
            <w:r w:rsidRPr="00FA2A5F">
              <w:rPr>
                <w:rFonts w:ascii="Times New Roman" w:hAnsi="Times New Roman" w:cs="Times New Roman"/>
                <w:color w:val="000000"/>
              </w:rPr>
              <w:tab/>
              <w:t>31</w:t>
            </w:r>
          </w:hyperlink>
        </w:p>
        <w:p w14:paraId="00000075"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k668n3">
            <w:r w:rsidRPr="00FA2A5F">
              <w:rPr>
                <w:rFonts w:ascii="Times New Roman" w:hAnsi="Times New Roman" w:cs="Times New Roman"/>
                <w:color w:val="000000"/>
              </w:rPr>
              <w:t>Figure 18: Membership table</w:t>
            </w:r>
            <w:r w:rsidRPr="00FA2A5F">
              <w:rPr>
                <w:rFonts w:ascii="Times New Roman" w:hAnsi="Times New Roman" w:cs="Times New Roman"/>
                <w:color w:val="000000"/>
              </w:rPr>
              <w:tab/>
              <w:t>32</w:t>
            </w:r>
          </w:hyperlink>
        </w:p>
        <w:p w14:paraId="00000076"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egqt2p">
            <w:r w:rsidRPr="00FA2A5F">
              <w:rPr>
                <w:rFonts w:ascii="Times New Roman" w:hAnsi="Times New Roman" w:cs="Times New Roman"/>
                <w:color w:val="000000"/>
              </w:rPr>
              <w:t>Figure 19: Small scale farmers table</w:t>
            </w:r>
            <w:r w:rsidRPr="00FA2A5F">
              <w:rPr>
                <w:rFonts w:ascii="Times New Roman" w:hAnsi="Times New Roman" w:cs="Times New Roman"/>
                <w:color w:val="000000"/>
              </w:rPr>
              <w:tab/>
              <w:t>32</w:t>
            </w:r>
          </w:hyperlink>
        </w:p>
        <w:p w14:paraId="00000077"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dlolyb">
            <w:r w:rsidRPr="00FA2A5F">
              <w:rPr>
                <w:rFonts w:ascii="Times New Roman" w:hAnsi="Times New Roman" w:cs="Times New Roman"/>
                <w:color w:val="000000"/>
              </w:rPr>
              <w:t>Figure 20: Transp</w:t>
            </w:r>
            <w:r w:rsidRPr="00FA2A5F">
              <w:rPr>
                <w:rFonts w:ascii="Times New Roman" w:hAnsi="Times New Roman" w:cs="Times New Roman"/>
                <w:color w:val="000000"/>
              </w:rPr>
              <w:t>ort orders table</w:t>
            </w:r>
            <w:r w:rsidRPr="00FA2A5F">
              <w:rPr>
                <w:rFonts w:ascii="Times New Roman" w:hAnsi="Times New Roman" w:cs="Times New Roman"/>
                <w:color w:val="000000"/>
              </w:rPr>
              <w:tab/>
              <w:t>33</w:t>
            </w:r>
          </w:hyperlink>
        </w:p>
        <w:p w14:paraId="00000078"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cqmetx">
            <w:r w:rsidRPr="00FA2A5F">
              <w:rPr>
                <w:rFonts w:ascii="Times New Roman" w:hAnsi="Times New Roman" w:cs="Times New Roman"/>
                <w:color w:val="000000"/>
              </w:rPr>
              <w:t>Figure 21: Vehicle expenses table</w:t>
            </w:r>
            <w:r w:rsidRPr="00FA2A5F">
              <w:rPr>
                <w:rFonts w:ascii="Times New Roman" w:hAnsi="Times New Roman" w:cs="Times New Roman"/>
                <w:color w:val="000000"/>
              </w:rPr>
              <w:tab/>
              <w:t>33</w:t>
            </w:r>
          </w:hyperlink>
        </w:p>
        <w:p w14:paraId="00000079"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bvk7pj">
            <w:r w:rsidRPr="00FA2A5F">
              <w:rPr>
                <w:rFonts w:ascii="Times New Roman" w:hAnsi="Times New Roman" w:cs="Times New Roman"/>
                <w:color w:val="000000"/>
              </w:rPr>
              <w:t>Figure 22: Drivers table</w:t>
            </w:r>
            <w:r w:rsidRPr="00FA2A5F">
              <w:rPr>
                <w:rFonts w:ascii="Times New Roman" w:hAnsi="Times New Roman" w:cs="Times New Roman"/>
                <w:color w:val="000000"/>
              </w:rPr>
              <w:tab/>
              <w:t>34</w:t>
            </w:r>
          </w:hyperlink>
        </w:p>
        <w:p w14:paraId="0000007A"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664s55">
            <w:r w:rsidRPr="00FA2A5F">
              <w:rPr>
                <w:rFonts w:ascii="Times New Roman" w:hAnsi="Times New Roman" w:cs="Times New Roman"/>
                <w:color w:val="000000"/>
              </w:rPr>
              <w:t>Figure 23: Relationships</w:t>
            </w:r>
            <w:r w:rsidRPr="00FA2A5F">
              <w:rPr>
                <w:rFonts w:ascii="Times New Roman" w:hAnsi="Times New Roman" w:cs="Times New Roman"/>
                <w:color w:val="000000"/>
              </w:rPr>
              <w:tab/>
              <w:t>35</w:t>
            </w:r>
          </w:hyperlink>
        </w:p>
        <w:p w14:paraId="0000007B"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kgcv8k">
            <w:r w:rsidRPr="00FA2A5F">
              <w:rPr>
                <w:rFonts w:ascii="Times New Roman" w:hAnsi="Times New Roman" w:cs="Times New Roman"/>
                <w:color w:val="000000"/>
              </w:rPr>
              <w:t>Figure 24: Groups registration form</w:t>
            </w:r>
            <w:r w:rsidRPr="00FA2A5F">
              <w:rPr>
                <w:rFonts w:ascii="Times New Roman" w:hAnsi="Times New Roman" w:cs="Times New Roman"/>
                <w:color w:val="000000"/>
              </w:rPr>
              <w:tab/>
              <w:t>36</w:t>
            </w:r>
          </w:hyperlink>
        </w:p>
        <w:p w14:paraId="0000007C"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jlao46">
            <w:r w:rsidRPr="00FA2A5F">
              <w:rPr>
                <w:rFonts w:ascii="Times New Roman" w:hAnsi="Times New Roman" w:cs="Times New Roman"/>
                <w:color w:val="000000"/>
              </w:rPr>
              <w:t>Figure 25: Large scale farmers registration form</w:t>
            </w:r>
            <w:r w:rsidRPr="00FA2A5F">
              <w:rPr>
                <w:rFonts w:ascii="Times New Roman" w:hAnsi="Times New Roman" w:cs="Times New Roman"/>
                <w:color w:val="000000"/>
              </w:rPr>
              <w:tab/>
              <w:t>37</w:t>
            </w:r>
          </w:hyperlink>
        </w:p>
        <w:p w14:paraId="0000007D"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iq8gzs">
            <w:r w:rsidRPr="00FA2A5F">
              <w:rPr>
                <w:rFonts w:ascii="Times New Roman" w:hAnsi="Times New Roman" w:cs="Times New Roman"/>
                <w:color w:val="000000"/>
              </w:rPr>
              <w:t>Figure 26: Transport order placing form</w:t>
            </w:r>
            <w:r w:rsidRPr="00FA2A5F">
              <w:rPr>
                <w:rFonts w:ascii="Times New Roman" w:hAnsi="Times New Roman" w:cs="Times New Roman"/>
                <w:color w:val="000000"/>
              </w:rPr>
              <w:tab/>
              <w:t>37</w:t>
            </w:r>
          </w:hyperlink>
        </w:p>
        <w:p w14:paraId="0000007E"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hv69ve">
            <w:r w:rsidRPr="00FA2A5F">
              <w:rPr>
                <w:rFonts w:ascii="Times New Roman" w:hAnsi="Times New Roman" w:cs="Times New Roman"/>
                <w:color w:val="000000"/>
              </w:rPr>
              <w:t>Figure 27: Vehicle expenses recording form</w:t>
            </w:r>
            <w:r w:rsidRPr="00FA2A5F">
              <w:rPr>
                <w:rFonts w:ascii="Times New Roman" w:hAnsi="Times New Roman" w:cs="Times New Roman"/>
                <w:color w:val="000000"/>
              </w:rPr>
              <w:tab/>
              <w:t>38</w:t>
            </w:r>
          </w:hyperlink>
        </w:p>
        <w:p w14:paraId="0000007F"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w5ecyt">
            <w:r w:rsidRPr="00FA2A5F">
              <w:rPr>
                <w:rFonts w:ascii="Times New Roman" w:hAnsi="Times New Roman" w:cs="Times New Roman"/>
                <w:color w:val="000000"/>
              </w:rPr>
              <w:t>Figure 28: Payment to loaders query design</w:t>
            </w:r>
            <w:r w:rsidRPr="00FA2A5F">
              <w:rPr>
                <w:rFonts w:ascii="Times New Roman" w:hAnsi="Times New Roman" w:cs="Times New Roman"/>
                <w:color w:val="000000"/>
              </w:rPr>
              <w:tab/>
              <w:t>39</w:t>
            </w:r>
          </w:hyperlink>
        </w:p>
        <w:p w14:paraId="00000080"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vac5uf">
            <w:r w:rsidRPr="00FA2A5F">
              <w:rPr>
                <w:rFonts w:ascii="Times New Roman" w:hAnsi="Times New Roman" w:cs="Times New Roman"/>
                <w:color w:val="000000"/>
              </w:rPr>
              <w:t>Figure 29: Payments to drivers query design</w:t>
            </w:r>
            <w:r w:rsidRPr="00FA2A5F">
              <w:rPr>
                <w:rFonts w:ascii="Times New Roman" w:hAnsi="Times New Roman" w:cs="Times New Roman"/>
                <w:color w:val="000000"/>
              </w:rPr>
              <w:tab/>
              <w:t>40</w:t>
            </w:r>
          </w:hyperlink>
        </w:p>
        <w:p w14:paraId="00000081"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pkwqa1">
            <w:r w:rsidRPr="00FA2A5F">
              <w:rPr>
                <w:rFonts w:ascii="Times New Roman" w:hAnsi="Times New Roman" w:cs="Times New Roman"/>
                <w:color w:val="000000"/>
              </w:rPr>
              <w:t>Figure 30: Penalties on drivers query design</w:t>
            </w:r>
            <w:r w:rsidRPr="00FA2A5F">
              <w:rPr>
                <w:rFonts w:ascii="Times New Roman" w:hAnsi="Times New Roman" w:cs="Times New Roman"/>
                <w:color w:val="000000"/>
              </w:rPr>
              <w:tab/>
              <w:t>41</w:t>
            </w:r>
          </w:hyperlink>
        </w:p>
        <w:p w14:paraId="00000082"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opuj5n">
            <w:r w:rsidRPr="00FA2A5F">
              <w:rPr>
                <w:rFonts w:ascii="Times New Roman" w:hAnsi="Times New Roman" w:cs="Times New Roman"/>
                <w:color w:val="000000"/>
              </w:rPr>
              <w:t>Figure 31: Revenue per vehicle query design</w:t>
            </w:r>
            <w:r w:rsidRPr="00FA2A5F">
              <w:rPr>
                <w:rFonts w:ascii="Times New Roman" w:hAnsi="Times New Roman" w:cs="Times New Roman"/>
                <w:color w:val="000000"/>
              </w:rPr>
              <w:tab/>
              <w:t>42</w:t>
            </w:r>
          </w:hyperlink>
        </w:p>
        <w:p w14:paraId="00000083"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nusc19">
            <w:r w:rsidRPr="00FA2A5F">
              <w:rPr>
                <w:rFonts w:ascii="Times New Roman" w:hAnsi="Times New Roman" w:cs="Times New Roman"/>
                <w:color w:val="000000"/>
              </w:rPr>
              <w:t>Figure 32: Expenses for each vehicle query design</w:t>
            </w:r>
            <w:r w:rsidRPr="00FA2A5F">
              <w:rPr>
                <w:rFonts w:ascii="Times New Roman" w:hAnsi="Times New Roman" w:cs="Times New Roman"/>
                <w:color w:val="000000"/>
              </w:rPr>
              <w:tab/>
              <w:t>43</w:t>
            </w:r>
          </w:hyperlink>
        </w:p>
        <w:p w14:paraId="00000084"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mzq4wv">
            <w:r w:rsidRPr="00FA2A5F">
              <w:rPr>
                <w:rFonts w:ascii="Times New Roman" w:hAnsi="Times New Roman" w:cs="Times New Roman"/>
                <w:color w:val="000000"/>
              </w:rPr>
              <w:t>Figure 33: Tax payable query design</w:t>
            </w:r>
            <w:r w:rsidRPr="00FA2A5F">
              <w:rPr>
                <w:rFonts w:ascii="Times New Roman" w:hAnsi="Times New Roman" w:cs="Times New Roman"/>
                <w:color w:val="000000"/>
              </w:rPr>
              <w:tab/>
              <w:t>44</w:t>
            </w:r>
          </w:hyperlink>
        </w:p>
        <w:p w14:paraId="00000085"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haapch">
            <w:r w:rsidRPr="00FA2A5F">
              <w:rPr>
                <w:rFonts w:ascii="Times New Roman" w:hAnsi="Times New Roman" w:cs="Times New Roman"/>
                <w:color w:val="000000"/>
              </w:rPr>
              <w:t>Figure 34: Company expenses query design</w:t>
            </w:r>
            <w:r w:rsidRPr="00FA2A5F">
              <w:rPr>
                <w:rFonts w:ascii="Times New Roman" w:hAnsi="Times New Roman" w:cs="Times New Roman"/>
                <w:color w:val="000000"/>
              </w:rPr>
              <w:tab/>
              <w:t>45</w:t>
            </w:r>
          </w:hyperlink>
        </w:p>
        <w:p w14:paraId="00000086"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gf8i83">
            <w:r w:rsidRPr="00FA2A5F">
              <w:rPr>
                <w:rFonts w:ascii="Times New Roman" w:hAnsi="Times New Roman" w:cs="Times New Roman"/>
                <w:color w:val="000000"/>
              </w:rPr>
              <w:t>Figure 35: Company profit query design</w:t>
            </w:r>
            <w:r w:rsidRPr="00FA2A5F">
              <w:rPr>
                <w:rFonts w:ascii="Times New Roman" w:hAnsi="Times New Roman" w:cs="Times New Roman"/>
                <w:color w:val="000000"/>
              </w:rPr>
              <w:tab/>
              <w:t>46</w:t>
            </w:r>
          </w:hyperlink>
        </w:p>
        <w:p w14:paraId="00000087"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upglbi">
            <w:r w:rsidRPr="00FA2A5F">
              <w:rPr>
                <w:rFonts w:ascii="Times New Roman" w:hAnsi="Times New Roman" w:cs="Times New Roman"/>
                <w:color w:val="000000"/>
              </w:rPr>
              <w:t>Figure 36: Transport order invoice</w:t>
            </w:r>
            <w:r w:rsidRPr="00FA2A5F">
              <w:rPr>
                <w:rFonts w:ascii="Times New Roman" w:hAnsi="Times New Roman" w:cs="Times New Roman"/>
                <w:color w:val="000000"/>
              </w:rPr>
              <w:tab/>
              <w:t>47</w:t>
            </w:r>
          </w:hyperlink>
        </w:p>
        <w:p w14:paraId="00000088"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tuee74">
            <w:r w:rsidRPr="00FA2A5F">
              <w:rPr>
                <w:rFonts w:ascii="Times New Roman" w:hAnsi="Times New Roman" w:cs="Times New Roman"/>
                <w:color w:val="000000"/>
              </w:rPr>
              <w:t>Figure 37: Company revenue report</w:t>
            </w:r>
            <w:r w:rsidRPr="00FA2A5F">
              <w:rPr>
                <w:rFonts w:ascii="Times New Roman" w:hAnsi="Times New Roman" w:cs="Times New Roman"/>
                <w:color w:val="000000"/>
              </w:rPr>
              <w:tab/>
              <w:t>48</w:t>
            </w:r>
          </w:hyperlink>
        </w:p>
        <w:p w14:paraId="00000089"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du1wux">
            <w:r w:rsidRPr="00FA2A5F">
              <w:rPr>
                <w:rFonts w:ascii="Times New Roman" w:hAnsi="Times New Roman" w:cs="Times New Roman"/>
                <w:color w:val="000000"/>
              </w:rPr>
              <w:t>Figure 38: Driver penalties report</w:t>
            </w:r>
            <w:r w:rsidRPr="00FA2A5F">
              <w:rPr>
                <w:rFonts w:ascii="Times New Roman" w:hAnsi="Times New Roman" w:cs="Times New Roman"/>
                <w:color w:val="000000"/>
              </w:rPr>
              <w:tab/>
              <w:t>49</w:t>
            </w:r>
          </w:hyperlink>
        </w:p>
        <w:p w14:paraId="0000008A"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79ka65">
            <w:r w:rsidRPr="00FA2A5F">
              <w:rPr>
                <w:rFonts w:ascii="Times New Roman" w:hAnsi="Times New Roman" w:cs="Times New Roman"/>
                <w:color w:val="000000"/>
              </w:rPr>
              <w:t>Figure 39: Installing the system</w:t>
            </w:r>
            <w:r w:rsidRPr="00FA2A5F">
              <w:rPr>
                <w:rFonts w:ascii="Times New Roman" w:hAnsi="Times New Roman" w:cs="Times New Roman"/>
                <w:color w:val="000000"/>
              </w:rPr>
              <w:tab/>
              <w:t>51</w:t>
            </w:r>
          </w:hyperlink>
        </w:p>
        <w:p w14:paraId="0000008B"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ljsd9k">
            <w:r w:rsidRPr="00FA2A5F">
              <w:rPr>
                <w:rFonts w:ascii="Times New Roman" w:hAnsi="Times New Roman" w:cs="Times New Roman"/>
                <w:color w:val="000000"/>
              </w:rPr>
              <w:t>Figure 40: Movers Transport System Log in Screen</w:t>
            </w:r>
            <w:r w:rsidRPr="00FA2A5F">
              <w:rPr>
                <w:rFonts w:ascii="Times New Roman" w:hAnsi="Times New Roman" w:cs="Times New Roman"/>
                <w:color w:val="000000"/>
              </w:rPr>
              <w:tab/>
              <w:t>52</w:t>
            </w:r>
          </w:hyperlink>
        </w:p>
        <w:p w14:paraId="0000008C"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5jfvxd">
            <w:r w:rsidRPr="00FA2A5F">
              <w:rPr>
                <w:rFonts w:ascii="Times New Roman" w:hAnsi="Times New Roman" w:cs="Times New Roman"/>
                <w:color w:val="000000"/>
              </w:rPr>
              <w:t>Figure 41: Successful Login Screen</w:t>
            </w:r>
            <w:r w:rsidRPr="00FA2A5F">
              <w:rPr>
                <w:rFonts w:ascii="Times New Roman" w:hAnsi="Times New Roman" w:cs="Times New Roman"/>
                <w:color w:val="000000"/>
              </w:rPr>
              <w:tab/>
              <w:t>53</w:t>
            </w:r>
          </w:hyperlink>
        </w:p>
        <w:p w14:paraId="0000008D"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koq656">
            <w:r w:rsidRPr="00FA2A5F">
              <w:rPr>
                <w:rFonts w:ascii="Times New Roman" w:hAnsi="Times New Roman" w:cs="Times New Roman"/>
                <w:color w:val="000000"/>
              </w:rPr>
              <w:t>Figure 42: Movers Transport System Main Switchboard</w:t>
            </w:r>
            <w:r w:rsidRPr="00FA2A5F">
              <w:rPr>
                <w:rFonts w:ascii="Times New Roman" w:hAnsi="Times New Roman" w:cs="Times New Roman"/>
                <w:color w:val="000000"/>
              </w:rPr>
              <w:tab/>
              <w:t>54</w:t>
            </w:r>
          </w:hyperlink>
        </w:p>
        <w:p w14:paraId="0000008E"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yyy98l">
            <w:r w:rsidRPr="00FA2A5F">
              <w:rPr>
                <w:rFonts w:ascii="Times New Roman" w:hAnsi="Times New Roman" w:cs="Times New Roman"/>
                <w:color w:val="000000"/>
              </w:rPr>
              <w:t>Figure 43: Reports switchboard</w:t>
            </w:r>
            <w:r w:rsidRPr="00FA2A5F">
              <w:rPr>
                <w:rFonts w:ascii="Times New Roman" w:hAnsi="Times New Roman" w:cs="Times New Roman"/>
                <w:color w:val="000000"/>
              </w:rPr>
              <w:tab/>
              <w:t>55</w:t>
            </w:r>
          </w:hyperlink>
        </w:p>
        <w:p w14:paraId="0000008F"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4iylrwe">
            <w:r w:rsidRPr="00FA2A5F">
              <w:rPr>
                <w:rFonts w:ascii="Times New Roman" w:hAnsi="Times New Roman" w:cs="Times New Roman"/>
                <w:color w:val="000000"/>
              </w:rPr>
              <w:t>Figure 44: Company Revenues Reports Switchboard</w:t>
            </w:r>
            <w:r w:rsidRPr="00FA2A5F">
              <w:rPr>
                <w:rFonts w:ascii="Times New Roman" w:hAnsi="Times New Roman" w:cs="Times New Roman"/>
                <w:color w:val="000000"/>
              </w:rPr>
              <w:tab/>
              <w:t>56</w:t>
            </w:r>
          </w:hyperlink>
        </w:p>
        <w:p w14:paraId="00000090"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1d96cc0">
            <w:r w:rsidRPr="00FA2A5F">
              <w:rPr>
                <w:rFonts w:ascii="Times New Roman" w:hAnsi="Times New Roman" w:cs="Times New Roman"/>
                <w:i/>
                <w:color w:val="000000"/>
              </w:rPr>
              <w:t>Figure 45: Reports switchboard</w:t>
            </w:r>
          </w:hyperlink>
          <w:hyperlink w:anchor="_heading=h.1d96cc0">
            <w:r w:rsidRPr="00FA2A5F">
              <w:rPr>
                <w:rFonts w:ascii="Times New Roman" w:hAnsi="Times New Roman" w:cs="Times New Roman"/>
                <w:color w:val="000000"/>
              </w:rPr>
              <w:tab/>
              <w:t>57</w:t>
            </w:r>
          </w:hyperlink>
        </w:p>
        <w:p w14:paraId="00000091"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3x8tuzt">
            <w:r w:rsidRPr="00FA2A5F">
              <w:rPr>
                <w:rFonts w:ascii="Times New Roman" w:hAnsi="Times New Roman" w:cs="Times New Roman"/>
                <w:i/>
                <w:color w:val="000000"/>
              </w:rPr>
              <w:t>Figure 46: Company Revenues Reports Switchboard</w:t>
            </w:r>
          </w:hyperlink>
          <w:hyperlink w:anchor="_heading=h.3x8tuzt">
            <w:r w:rsidRPr="00FA2A5F">
              <w:rPr>
                <w:rFonts w:ascii="Times New Roman" w:hAnsi="Times New Roman" w:cs="Times New Roman"/>
                <w:color w:val="000000"/>
              </w:rPr>
              <w:tab/>
              <w:t>58</w:t>
            </w:r>
          </w:hyperlink>
        </w:p>
        <w:p w14:paraId="00000092"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2ce457m">
            <w:r w:rsidRPr="00FA2A5F">
              <w:rPr>
                <w:rFonts w:ascii="Times New Roman" w:hAnsi="Times New Roman" w:cs="Times New Roman"/>
                <w:i/>
                <w:color w:val="000000"/>
              </w:rPr>
              <w:t>Figure 47: Company profit report</w:t>
            </w:r>
          </w:hyperlink>
          <w:hyperlink w:anchor="_heading=h.2ce457m">
            <w:r w:rsidRPr="00FA2A5F">
              <w:rPr>
                <w:rFonts w:ascii="Times New Roman" w:hAnsi="Times New Roman" w:cs="Times New Roman"/>
                <w:color w:val="000000"/>
              </w:rPr>
              <w:tab/>
              <w:t>59</w:t>
            </w:r>
          </w:hyperlink>
        </w:p>
        <w:p w14:paraId="00000093" w14:textId="77777777" w:rsidR="003C0B2E" w:rsidRPr="00FA2A5F" w:rsidRDefault="00243B54">
          <w:pPr>
            <w:pBdr>
              <w:top w:val="nil"/>
              <w:left w:val="nil"/>
              <w:bottom w:val="nil"/>
              <w:right w:val="nil"/>
              <w:between w:val="nil"/>
            </w:pBdr>
            <w:tabs>
              <w:tab w:val="right" w:pos="9350"/>
            </w:tabs>
            <w:spacing w:after="0"/>
            <w:rPr>
              <w:rFonts w:ascii="Times New Roman" w:eastAsia="Calibri" w:hAnsi="Times New Roman" w:cs="Times New Roman"/>
              <w:color w:val="000000"/>
              <w:sz w:val="22"/>
              <w:szCs w:val="22"/>
            </w:rPr>
          </w:pPr>
          <w:hyperlink w:anchor="_heading=h.rjefff">
            <w:r w:rsidRPr="00FA2A5F">
              <w:rPr>
                <w:rFonts w:ascii="Times New Roman" w:hAnsi="Times New Roman" w:cs="Times New Roman"/>
                <w:color w:val="000000"/>
              </w:rPr>
              <w:t>Figure 48: Company profit report</w:t>
            </w:r>
            <w:r w:rsidRPr="00FA2A5F">
              <w:rPr>
                <w:rFonts w:ascii="Times New Roman" w:hAnsi="Times New Roman" w:cs="Times New Roman"/>
                <w:color w:val="000000"/>
              </w:rPr>
              <w:tab/>
              <w:t>60</w:t>
            </w:r>
          </w:hyperlink>
        </w:p>
        <w:p w14:paraId="00000094" w14:textId="77777777" w:rsidR="003C0B2E" w:rsidRPr="00FA2A5F" w:rsidRDefault="00243B54">
          <w:pPr>
            <w:spacing w:line="259" w:lineRule="auto"/>
            <w:ind w:firstLine="0"/>
            <w:rPr>
              <w:rFonts w:ascii="Times New Roman" w:eastAsia="Times New Roman" w:hAnsi="Times New Roman" w:cs="Times New Roman"/>
            </w:rPr>
          </w:pPr>
          <w:r w:rsidRPr="00FA2A5F">
            <w:rPr>
              <w:rFonts w:ascii="Times New Roman" w:hAnsi="Times New Roman" w:cs="Times New Roman"/>
            </w:rPr>
            <w:fldChar w:fldCharType="end"/>
          </w:r>
        </w:p>
      </w:sdtContent>
    </w:sdt>
    <w:p w14:paraId="00000095" w14:textId="77777777" w:rsidR="003C0B2E" w:rsidRPr="00FA2A5F" w:rsidRDefault="00243B54">
      <w:pPr>
        <w:spacing w:line="259" w:lineRule="auto"/>
        <w:ind w:firstLine="0"/>
        <w:rPr>
          <w:rFonts w:ascii="Times New Roman" w:eastAsia="Times New Roman" w:hAnsi="Times New Roman" w:cs="Times New Roman"/>
        </w:rPr>
      </w:pPr>
      <w:r w:rsidRPr="00FA2A5F">
        <w:rPr>
          <w:rFonts w:ascii="Times New Roman" w:hAnsi="Times New Roman" w:cs="Times New Roman"/>
        </w:rPr>
        <w:br w:type="page"/>
      </w:r>
    </w:p>
    <w:p w14:paraId="00000096" w14:textId="77777777" w:rsidR="003C0B2E" w:rsidRPr="00FA2A5F" w:rsidRDefault="00243B54">
      <w:pPr>
        <w:pStyle w:val="Heading1"/>
        <w:rPr>
          <w:rFonts w:ascii="Times New Roman" w:hAnsi="Times New Roman" w:cs="Times New Roman"/>
        </w:rPr>
      </w:pPr>
      <w:bookmarkStart w:id="7" w:name="_heading=h.tyjcwt" w:colFirst="0" w:colLast="0"/>
      <w:bookmarkEnd w:id="7"/>
      <w:r w:rsidRPr="00FA2A5F">
        <w:rPr>
          <w:rFonts w:ascii="Times New Roman" w:hAnsi="Times New Roman" w:cs="Times New Roman"/>
        </w:rPr>
        <w:lastRenderedPageBreak/>
        <w:t>INTRODUCTION</w:t>
      </w:r>
    </w:p>
    <w:p w14:paraId="00000097" w14:textId="77777777" w:rsidR="003C0B2E" w:rsidRPr="00FA2A5F" w:rsidRDefault="00243B54">
      <w:pPr>
        <w:rPr>
          <w:rFonts w:ascii="Times New Roman" w:hAnsi="Times New Roman" w:cs="Times New Roman"/>
        </w:rPr>
      </w:pPr>
      <w:r w:rsidRPr="00FA2A5F">
        <w:rPr>
          <w:rFonts w:ascii="Times New Roman" w:hAnsi="Times New Roman" w:cs="Times New Roman"/>
        </w:rPr>
        <w:t>This document presents the complete project</w:t>
      </w:r>
      <w:r w:rsidRPr="00FA2A5F">
        <w:rPr>
          <w:rFonts w:ascii="Times New Roman" w:hAnsi="Times New Roman" w:cs="Times New Roman"/>
        </w:rPr>
        <w:t xml:space="preserve"> documentation for the proposed computerized database management system to be implemented at Movers Transport Company. The proposed computerized system is proposed to replace the manual inefficient system with a computerized database management system that</w:t>
      </w:r>
      <w:r w:rsidRPr="00FA2A5F">
        <w:rPr>
          <w:rFonts w:ascii="Times New Roman" w:hAnsi="Times New Roman" w:cs="Times New Roman"/>
        </w:rPr>
        <w:t xml:space="preserve"> will help Movers Transport Company low on its production and running costs will improve the efficiency of its operations. </w:t>
      </w:r>
    </w:p>
    <w:p w14:paraId="00000098" w14:textId="77777777" w:rsidR="003C0B2E" w:rsidRPr="00FA2A5F" w:rsidRDefault="00243B54">
      <w:pPr>
        <w:rPr>
          <w:rFonts w:ascii="Times New Roman" w:hAnsi="Times New Roman" w:cs="Times New Roman"/>
        </w:rPr>
      </w:pPr>
      <w:r w:rsidRPr="00FA2A5F">
        <w:rPr>
          <w:rFonts w:ascii="Times New Roman" w:hAnsi="Times New Roman" w:cs="Times New Roman"/>
        </w:rPr>
        <w:t>The proposed database system was developed using Microsoft Access 2016. This project documentation report was prepared using Microso</w:t>
      </w:r>
      <w:r w:rsidRPr="00FA2A5F">
        <w:rPr>
          <w:rFonts w:ascii="Times New Roman" w:hAnsi="Times New Roman" w:cs="Times New Roman"/>
        </w:rPr>
        <w:t>ft Word 2016. Currently, the Movers Transport Company keeps manual records on paper. Membership records, details of vehicles, loaders, and drivers, records of commodities transported, records of different farmers in groups, records of orders for transporta</w:t>
      </w:r>
      <w:r w:rsidRPr="00FA2A5F">
        <w:rPr>
          <w:rFonts w:ascii="Times New Roman" w:hAnsi="Times New Roman" w:cs="Times New Roman"/>
        </w:rPr>
        <w:t>tion by different members, reports of driving violations, and records for expenses for each vehicle are among the records. The computerized database management system will replace this manual inefficient system and store and manage all this records seamles</w:t>
      </w:r>
      <w:r w:rsidRPr="00FA2A5F">
        <w:rPr>
          <w:rFonts w:ascii="Times New Roman" w:hAnsi="Times New Roman" w:cs="Times New Roman"/>
        </w:rPr>
        <w:t>sly and more efficiently.</w:t>
      </w:r>
    </w:p>
    <w:p w14:paraId="00000099" w14:textId="77777777" w:rsidR="003C0B2E" w:rsidRPr="00FA2A5F" w:rsidRDefault="00243B54">
      <w:pPr>
        <w:rPr>
          <w:rFonts w:ascii="Times New Roman" w:hAnsi="Times New Roman" w:cs="Times New Roman"/>
        </w:rPr>
      </w:pPr>
      <w:r w:rsidRPr="00FA2A5F">
        <w:rPr>
          <w:rFonts w:ascii="Times New Roman" w:hAnsi="Times New Roman" w:cs="Times New Roman"/>
        </w:rPr>
        <w:t>This project documentation report outlines in details all the steps that were taken during the development of the computerized database system. It also includes the analysis of both the current manual system and the proposed compu</w:t>
      </w:r>
      <w:r w:rsidRPr="00FA2A5F">
        <w:rPr>
          <w:rFonts w:ascii="Times New Roman" w:hAnsi="Times New Roman" w:cs="Times New Roman"/>
        </w:rPr>
        <w:t>terized system to establish whether the development of the proposed system is viable. A detailed analysis and design of the proposed system is also included in this documentation.</w:t>
      </w:r>
    </w:p>
    <w:p w14:paraId="0000009A" w14:textId="77777777" w:rsidR="003C0B2E" w:rsidRPr="00FA2A5F" w:rsidRDefault="00243B54">
      <w:pPr>
        <w:rPr>
          <w:rFonts w:ascii="Times New Roman" w:hAnsi="Times New Roman" w:cs="Times New Roman"/>
          <w:b/>
          <w:sz w:val="32"/>
          <w:szCs w:val="32"/>
        </w:rPr>
      </w:pPr>
      <w:r w:rsidRPr="00FA2A5F">
        <w:rPr>
          <w:rFonts w:ascii="Times New Roman" w:hAnsi="Times New Roman" w:cs="Times New Roman"/>
        </w:rPr>
        <w:t>The final chapters of this documentation contains a user manual that outline</w:t>
      </w:r>
      <w:r w:rsidRPr="00FA2A5F">
        <w:rPr>
          <w:rFonts w:ascii="Times New Roman" w:hAnsi="Times New Roman" w:cs="Times New Roman"/>
        </w:rPr>
        <w:t>s in details how to install and configure the proposed system. Also, a user guide is provided to help the user of the proposed system easily learn how to use and navigate through the proposed system. Details of how to troubleshoot the system are also avail</w:t>
      </w:r>
      <w:r w:rsidRPr="00FA2A5F">
        <w:rPr>
          <w:rFonts w:ascii="Times New Roman" w:hAnsi="Times New Roman" w:cs="Times New Roman"/>
        </w:rPr>
        <w:t>able in the documentation.</w:t>
      </w:r>
      <w:r w:rsidRPr="00FA2A5F">
        <w:rPr>
          <w:rFonts w:ascii="Times New Roman" w:hAnsi="Times New Roman" w:cs="Times New Roman"/>
        </w:rPr>
        <w:br w:type="page"/>
      </w:r>
    </w:p>
    <w:p w14:paraId="0000009B" w14:textId="77777777" w:rsidR="003C0B2E" w:rsidRPr="00FA2A5F" w:rsidRDefault="00243B54">
      <w:pPr>
        <w:pStyle w:val="Heading1"/>
        <w:rPr>
          <w:rFonts w:ascii="Times New Roman" w:hAnsi="Times New Roman" w:cs="Times New Roman"/>
        </w:rPr>
      </w:pPr>
      <w:bookmarkStart w:id="8" w:name="_heading=h.3dy6vkm" w:colFirst="0" w:colLast="0"/>
      <w:bookmarkEnd w:id="8"/>
      <w:r w:rsidRPr="00FA2A5F">
        <w:rPr>
          <w:rFonts w:ascii="Times New Roman" w:hAnsi="Times New Roman" w:cs="Times New Roman"/>
        </w:rPr>
        <w:lastRenderedPageBreak/>
        <w:t>Chapter 2: System Analysis</w:t>
      </w:r>
    </w:p>
    <w:p w14:paraId="0000009C" w14:textId="77777777" w:rsidR="003C0B2E" w:rsidRPr="00FA2A5F" w:rsidRDefault="00243B54">
      <w:pPr>
        <w:pStyle w:val="Heading2"/>
        <w:rPr>
          <w:rFonts w:ascii="Times New Roman" w:hAnsi="Times New Roman" w:cs="Times New Roman"/>
        </w:rPr>
      </w:pPr>
      <w:bookmarkStart w:id="9" w:name="_heading=h.1t3h5sf" w:colFirst="0" w:colLast="0"/>
      <w:bookmarkEnd w:id="9"/>
      <w:r w:rsidRPr="00FA2A5F">
        <w:rPr>
          <w:rFonts w:ascii="Times New Roman" w:hAnsi="Times New Roman" w:cs="Times New Roman"/>
        </w:rPr>
        <w:t>Problem Recognition and Definition</w:t>
      </w:r>
    </w:p>
    <w:p w14:paraId="0000009D" w14:textId="77777777" w:rsidR="003C0B2E" w:rsidRPr="00FA2A5F" w:rsidRDefault="00243B54">
      <w:pPr>
        <w:rPr>
          <w:rFonts w:ascii="Times New Roman" w:hAnsi="Times New Roman" w:cs="Times New Roman"/>
        </w:rPr>
      </w:pPr>
      <w:r w:rsidRPr="00FA2A5F">
        <w:rPr>
          <w:rFonts w:ascii="Times New Roman" w:hAnsi="Times New Roman" w:cs="Times New Roman"/>
        </w:rPr>
        <w:t>Currently, Movers Transport Company uses a manual system to perform and maintain most of its tasks and operations. Movers Transport Company maintains manual paper rec</w:t>
      </w:r>
      <w:r w:rsidRPr="00FA2A5F">
        <w:rPr>
          <w:rFonts w:ascii="Times New Roman" w:hAnsi="Times New Roman" w:cs="Times New Roman"/>
        </w:rPr>
        <w:t>ords. Among the records are membership records, vehicle, loader, and driver details, records of commodities delivered, records of different farmers in groups, recordings of requests for transportation by different members, reports of driving violations, an</w:t>
      </w:r>
      <w:r w:rsidRPr="00FA2A5F">
        <w:rPr>
          <w:rFonts w:ascii="Times New Roman" w:hAnsi="Times New Roman" w:cs="Times New Roman"/>
        </w:rPr>
        <w:t>d expense records for each vehicle. This manual system is inefficient and unreliable.</w:t>
      </w:r>
    </w:p>
    <w:p w14:paraId="0000009E"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The major problem at hand is the creation of a well-documented computerized system to replace the manual system at Movers Transport Company. Some of the manual operations at Movers Transport Company include maintaining of members details in counter books, </w:t>
      </w:r>
      <w:r w:rsidRPr="00FA2A5F">
        <w:rPr>
          <w:rFonts w:ascii="Times New Roman" w:hAnsi="Times New Roman" w:cs="Times New Roman"/>
        </w:rPr>
        <w:t xml:space="preserve">manually processing of transport orders, manual allocation of drivers and loaders to different tasks and manual computation using pen, paper and calculators all which are prone to errors. </w:t>
      </w:r>
    </w:p>
    <w:p w14:paraId="0000009F" w14:textId="77777777" w:rsidR="003C0B2E" w:rsidRPr="00FA2A5F" w:rsidRDefault="00243B54">
      <w:pPr>
        <w:rPr>
          <w:rFonts w:ascii="Times New Roman" w:hAnsi="Times New Roman" w:cs="Times New Roman"/>
        </w:rPr>
      </w:pPr>
      <w:r w:rsidRPr="00FA2A5F">
        <w:rPr>
          <w:rFonts w:ascii="Times New Roman" w:hAnsi="Times New Roman" w:cs="Times New Roman"/>
        </w:rPr>
        <w:t>Maintenance of membership registration records in counter books housed in bookshelves, takes up very large office space. Additionally, records of items carried are kept on paper and subsequently filed and preserved in filing cabinets. This makes it tough t</w:t>
      </w:r>
      <w:r w:rsidRPr="00FA2A5F">
        <w:rPr>
          <w:rFonts w:ascii="Times New Roman" w:hAnsi="Times New Roman" w:cs="Times New Roman"/>
        </w:rPr>
        <w:t>o maintain track of numerous transport orders placed by members, and it's much more difficult to find a specific record.</w:t>
      </w:r>
    </w:p>
    <w:p w14:paraId="000000A0" w14:textId="77777777" w:rsidR="003C0B2E" w:rsidRPr="00FA2A5F" w:rsidRDefault="00243B54">
      <w:pPr>
        <w:rPr>
          <w:rFonts w:ascii="Times New Roman" w:hAnsi="Times New Roman" w:cs="Times New Roman"/>
          <w:b/>
        </w:rPr>
      </w:pPr>
      <w:r w:rsidRPr="00FA2A5F">
        <w:rPr>
          <w:rFonts w:ascii="Times New Roman" w:hAnsi="Times New Roman" w:cs="Times New Roman"/>
        </w:rPr>
        <w:t>At the company, different computations and computation processes are done manually with a pen, paper, and calculators. This manual proc</w:t>
      </w:r>
      <w:r w:rsidRPr="00FA2A5F">
        <w:rPr>
          <w:rFonts w:ascii="Times New Roman" w:hAnsi="Times New Roman" w:cs="Times New Roman"/>
        </w:rPr>
        <w:t xml:space="preserve">edure is prone to errors, resulting in the organization losing a significant amount of money owing to incorrect estimates or delays, as the calculations may take longer to complete. Calculating the total amount to be paid by members for the transportation </w:t>
      </w:r>
      <w:r w:rsidRPr="00FA2A5F">
        <w:rPr>
          <w:rFonts w:ascii="Times New Roman" w:hAnsi="Times New Roman" w:cs="Times New Roman"/>
        </w:rPr>
        <w:t>of their goods, payments to drivers and loaders, vehicle expenses and revenues, corporate revenue, overall expenses, and taxes to be paid are only a few of the calculations conducted in the manual system.</w:t>
      </w:r>
    </w:p>
    <w:p w14:paraId="000000A1" w14:textId="77777777" w:rsidR="003C0B2E" w:rsidRPr="00FA2A5F" w:rsidRDefault="00243B54">
      <w:pPr>
        <w:pStyle w:val="Heading2"/>
        <w:rPr>
          <w:rFonts w:ascii="Times New Roman" w:hAnsi="Times New Roman" w:cs="Times New Roman"/>
        </w:rPr>
      </w:pPr>
      <w:bookmarkStart w:id="10" w:name="_heading=h.4d34og8" w:colFirst="0" w:colLast="0"/>
      <w:bookmarkEnd w:id="10"/>
      <w:r w:rsidRPr="00FA2A5F">
        <w:rPr>
          <w:rFonts w:ascii="Times New Roman" w:hAnsi="Times New Roman" w:cs="Times New Roman"/>
        </w:rPr>
        <w:t>Analysis of the existing system</w:t>
      </w:r>
    </w:p>
    <w:p w14:paraId="000000A2" w14:textId="77777777" w:rsidR="003C0B2E" w:rsidRPr="00FA2A5F" w:rsidRDefault="00243B54">
      <w:pPr>
        <w:pStyle w:val="Heading3"/>
        <w:rPr>
          <w:rFonts w:ascii="Times New Roman" w:hAnsi="Times New Roman" w:cs="Times New Roman"/>
        </w:rPr>
      </w:pPr>
      <w:bookmarkStart w:id="11" w:name="_heading=h.2s8eyo1" w:colFirst="0" w:colLast="0"/>
      <w:bookmarkEnd w:id="11"/>
      <w:r w:rsidRPr="00FA2A5F">
        <w:rPr>
          <w:rFonts w:ascii="Times New Roman" w:hAnsi="Times New Roman" w:cs="Times New Roman"/>
        </w:rPr>
        <w:t>Overview of the exi</w:t>
      </w:r>
      <w:r w:rsidRPr="00FA2A5F">
        <w:rPr>
          <w:rFonts w:ascii="Times New Roman" w:hAnsi="Times New Roman" w:cs="Times New Roman"/>
        </w:rPr>
        <w:t>sting system</w:t>
      </w:r>
    </w:p>
    <w:p w14:paraId="000000A3"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To perform numerous tasks, Movers Transport Company currently uses a manual approach. The majority of the company's tasks are completed by hand, using pen, paper, and </w:t>
      </w:r>
      <w:r w:rsidRPr="00FA2A5F">
        <w:rPr>
          <w:rFonts w:ascii="Times New Roman" w:hAnsi="Times New Roman" w:cs="Times New Roman"/>
        </w:rPr>
        <w:lastRenderedPageBreak/>
        <w:t>calculators. The corporation maintains track of a lot of information in file</w:t>
      </w:r>
      <w:r w:rsidRPr="00FA2A5F">
        <w:rPr>
          <w:rFonts w:ascii="Times New Roman" w:hAnsi="Times New Roman" w:cs="Times New Roman"/>
        </w:rPr>
        <w:t>s and counter books that take up a lot of space on shelves and filing cabinets.</w:t>
      </w:r>
    </w:p>
    <w:p w14:paraId="000000A4" w14:textId="77777777" w:rsidR="003C0B2E" w:rsidRPr="00FA2A5F" w:rsidRDefault="00243B54">
      <w:pPr>
        <w:rPr>
          <w:rFonts w:ascii="Times New Roman" w:hAnsi="Times New Roman" w:cs="Times New Roman"/>
        </w:rPr>
      </w:pPr>
      <w:r w:rsidRPr="00FA2A5F">
        <w:rPr>
          <w:rFonts w:ascii="Times New Roman" w:hAnsi="Times New Roman" w:cs="Times New Roman"/>
        </w:rPr>
        <w:t>Large scale farmers register individually as members of the company whereas small scale farmers are required to form groups in order to qualify for membership. A group has a mi</w:t>
      </w:r>
      <w:r w:rsidRPr="00FA2A5F">
        <w:rPr>
          <w:rFonts w:ascii="Times New Roman" w:hAnsi="Times New Roman" w:cs="Times New Roman"/>
        </w:rPr>
        <w:t>nimum of five farmers and is recognized by a group name, location, nature of farm produce and details of individual farmers. The group can then order for transport as a unit. The company owns pick-ups, trailers, lorries and refrigerated trucks. The charges</w:t>
      </w:r>
      <w:r w:rsidRPr="00FA2A5F">
        <w:rPr>
          <w:rFonts w:ascii="Times New Roman" w:hAnsi="Times New Roman" w:cs="Times New Roman"/>
        </w:rPr>
        <w:t xml:space="preserve"> for transported goods are based on the means of transport, load capacity and destination. </w:t>
      </w:r>
    </w:p>
    <w:p w14:paraId="000000A5" w14:textId="77777777" w:rsidR="003C0B2E" w:rsidRPr="00FA2A5F" w:rsidRDefault="00243B54">
      <w:pPr>
        <w:rPr>
          <w:rFonts w:ascii="Times New Roman" w:hAnsi="Times New Roman" w:cs="Times New Roman"/>
        </w:rPr>
      </w:pPr>
      <w:r w:rsidRPr="00FA2A5F">
        <w:rPr>
          <w:rFonts w:ascii="Times New Roman" w:hAnsi="Times New Roman" w:cs="Times New Roman"/>
        </w:rPr>
        <w:t>The company employs drivers and loaders where each driver is assigned a specific vehicle. Drivers are responsible for the vehicles and ensuring that goods reach the</w:t>
      </w:r>
      <w:r w:rsidRPr="00FA2A5F">
        <w:rPr>
          <w:rFonts w:ascii="Times New Roman" w:hAnsi="Times New Roman" w:cs="Times New Roman"/>
        </w:rPr>
        <w:t>ir destination in good condition. A driver who commits an offence such as over speeding, overloading, driving while drunk or causes perishable goods to get spoilt due to misconduct is surcharged. A driver is served with a warning letter if surcharged three</w:t>
      </w:r>
      <w:r w:rsidRPr="00FA2A5F">
        <w:rPr>
          <w:rFonts w:ascii="Times New Roman" w:hAnsi="Times New Roman" w:cs="Times New Roman"/>
        </w:rPr>
        <w:t xml:space="preserve"> times in a month. A driver who has been served with a warning letter and commits an offence is suspended from duty for one month. If a driver is suspended twice within a period of six months, his/her services are terminated.</w:t>
      </w:r>
    </w:p>
    <w:p w14:paraId="000000A6" w14:textId="77777777" w:rsidR="003C0B2E" w:rsidRPr="00FA2A5F" w:rsidRDefault="00243B54">
      <w:pPr>
        <w:rPr>
          <w:rFonts w:ascii="Times New Roman" w:hAnsi="Times New Roman" w:cs="Times New Roman"/>
        </w:rPr>
      </w:pPr>
      <w:r w:rsidRPr="00FA2A5F">
        <w:rPr>
          <w:rFonts w:ascii="Times New Roman" w:hAnsi="Times New Roman" w:cs="Times New Roman"/>
        </w:rPr>
        <w:t>Each vehicle is allocated load</w:t>
      </w:r>
      <w:r w:rsidRPr="00FA2A5F">
        <w:rPr>
          <w:rFonts w:ascii="Times New Roman" w:hAnsi="Times New Roman" w:cs="Times New Roman"/>
        </w:rPr>
        <w:t>ers whenever it is assigned a task. The number of loaders for a vehicle is based on its type. Vehicles are serviced and fueled before each trip and the expenses incurred are recorded. The company remits 20% of the total revenue as tax to the government.</w:t>
      </w:r>
    </w:p>
    <w:p w14:paraId="000000A7" w14:textId="77777777" w:rsidR="003C0B2E" w:rsidRPr="00FA2A5F" w:rsidRDefault="00243B54">
      <w:pPr>
        <w:rPr>
          <w:rFonts w:ascii="Times New Roman" w:hAnsi="Times New Roman" w:cs="Times New Roman"/>
        </w:rPr>
      </w:pPr>
      <w:r w:rsidRPr="00FA2A5F">
        <w:rPr>
          <w:rFonts w:ascii="Times New Roman" w:hAnsi="Times New Roman" w:cs="Times New Roman"/>
        </w:rPr>
        <w:t>Di</w:t>
      </w:r>
      <w:r w:rsidRPr="00FA2A5F">
        <w:rPr>
          <w:rFonts w:ascii="Times New Roman" w:hAnsi="Times New Roman" w:cs="Times New Roman"/>
        </w:rPr>
        <w:t>fferent calculations and computation operations at the company are done manually using a pen, paper and calculators. This manual process is prone to errors and results in the company losing a lot of money due to wrong calculations or due to delays since it</w:t>
      </w:r>
      <w:r w:rsidRPr="00FA2A5F">
        <w:rPr>
          <w:rFonts w:ascii="Times New Roman" w:hAnsi="Times New Roman" w:cs="Times New Roman"/>
        </w:rPr>
        <w:t xml:space="preserve"> may take longer to finish the calculations. Some of the calculation performed in the manual system include calculating the total amount to be paid by members for transport of their goods, calculation of payments to drivers and loaders, calculation of vehi</w:t>
      </w:r>
      <w:r w:rsidRPr="00FA2A5F">
        <w:rPr>
          <w:rFonts w:ascii="Times New Roman" w:hAnsi="Times New Roman" w:cs="Times New Roman"/>
        </w:rPr>
        <w:t xml:space="preserve">cles expenses and revenues, calculation of company revenue, total expenses and the taxes it is supposed to pay. </w:t>
      </w:r>
    </w:p>
    <w:p w14:paraId="000000A8" w14:textId="77777777" w:rsidR="003C0B2E" w:rsidRPr="00FA2A5F" w:rsidRDefault="00243B54">
      <w:pPr>
        <w:pStyle w:val="Heading3"/>
        <w:rPr>
          <w:rFonts w:ascii="Times New Roman" w:hAnsi="Times New Roman" w:cs="Times New Roman"/>
        </w:rPr>
      </w:pPr>
      <w:bookmarkStart w:id="12" w:name="_heading=h.17dp8vu" w:colFirst="0" w:colLast="0"/>
      <w:bookmarkEnd w:id="12"/>
      <w:r w:rsidRPr="00FA2A5F">
        <w:rPr>
          <w:rFonts w:ascii="Times New Roman" w:hAnsi="Times New Roman" w:cs="Times New Roman"/>
        </w:rPr>
        <w:lastRenderedPageBreak/>
        <w:t>Weaknesses of the existing system</w:t>
      </w:r>
    </w:p>
    <w:p w14:paraId="000000A9" w14:textId="77777777" w:rsidR="003C0B2E" w:rsidRPr="00FA2A5F" w:rsidRDefault="00243B54">
      <w:pPr>
        <w:numPr>
          <w:ilvl w:val="0"/>
          <w:numId w:val="15"/>
        </w:numPr>
        <w:spacing w:after="0" w:line="480" w:lineRule="auto"/>
        <w:jc w:val="both"/>
        <w:rPr>
          <w:rFonts w:ascii="Times New Roman" w:hAnsi="Times New Roman" w:cs="Times New Roman"/>
        </w:rPr>
      </w:pPr>
      <w:r w:rsidRPr="00FA2A5F">
        <w:rPr>
          <w:rFonts w:ascii="Times New Roman" w:hAnsi="Times New Roman" w:cs="Times New Roman"/>
        </w:rPr>
        <w:t xml:space="preserve">The current manual method requires a large quantity of storage space for the company's documents. Rooms have </w:t>
      </w:r>
      <w:r w:rsidRPr="00FA2A5F">
        <w:rPr>
          <w:rFonts w:ascii="Times New Roman" w:hAnsi="Times New Roman" w:cs="Times New Roman"/>
        </w:rPr>
        <w:t>been set aside for the storage of the company's records, including file cabinets and book shelves.</w:t>
      </w:r>
    </w:p>
    <w:p w14:paraId="000000AA" w14:textId="77777777" w:rsidR="003C0B2E" w:rsidRPr="00FA2A5F" w:rsidRDefault="00243B54">
      <w:pPr>
        <w:numPr>
          <w:ilvl w:val="0"/>
          <w:numId w:val="15"/>
        </w:numPr>
        <w:spacing w:after="0" w:line="480" w:lineRule="auto"/>
        <w:jc w:val="both"/>
        <w:rPr>
          <w:rFonts w:ascii="Times New Roman" w:hAnsi="Times New Roman" w:cs="Times New Roman"/>
        </w:rPr>
      </w:pPr>
      <w:r w:rsidRPr="00FA2A5F">
        <w:rPr>
          <w:rFonts w:ascii="Times New Roman" w:hAnsi="Times New Roman" w:cs="Times New Roman"/>
        </w:rPr>
        <w:t>The current manual technique is prone to data entry and calculating errors, resulting in financial losses and increased obligations to members and staff.</w:t>
      </w:r>
    </w:p>
    <w:p w14:paraId="000000AB" w14:textId="77777777" w:rsidR="003C0B2E" w:rsidRPr="00FA2A5F" w:rsidRDefault="00243B54">
      <w:pPr>
        <w:numPr>
          <w:ilvl w:val="0"/>
          <w:numId w:val="15"/>
        </w:numPr>
        <w:spacing w:after="0" w:line="480" w:lineRule="auto"/>
        <w:jc w:val="both"/>
        <w:rPr>
          <w:rFonts w:ascii="Times New Roman" w:hAnsi="Times New Roman" w:cs="Times New Roman"/>
        </w:rPr>
      </w:pPr>
      <w:r w:rsidRPr="00FA2A5F">
        <w:rPr>
          <w:rFonts w:ascii="Times New Roman" w:hAnsi="Times New Roman" w:cs="Times New Roman"/>
        </w:rPr>
        <w:t>Pro</w:t>
      </w:r>
      <w:r w:rsidRPr="00FA2A5F">
        <w:rPr>
          <w:rFonts w:ascii="Times New Roman" w:hAnsi="Times New Roman" w:cs="Times New Roman"/>
        </w:rPr>
        <w:t>viding backups of the company's information and records using the present manual system is quite challenging. There is no mechanism for the firm to recover data in the event of a security breach or a calamity that destroys or loses the company's data.</w:t>
      </w:r>
    </w:p>
    <w:p w14:paraId="000000AC" w14:textId="77777777" w:rsidR="003C0B2E" w:rsidRPr="00FA2A5F" w:rsidRDefault="00243B54">
      <w:pPr>
        <w:numPr>
          <w:ilvl w:val="0"/>
          <w:numId w:val="15"/>
        </w:numPr>
        <w:spacing w:after="0" w:line="480" w:lineRule="auto"/>
        <w:jc w:val="both"/>
        <w:rPr>
          <w:rFonts w:ascii="Times New Roman" w:hAnsi="Times New Roman" w:cs="Times New Roman"/>
        </w:rPr>
      </w:pPr>
      <w:r w:rsidRPr="00FA2A5F">
        <w:rPr>
          <w:rFonts w:ascii="Times New Roman" w:hAnsi="Times New Roman" w:cs="Times New Roman"/>
        </w:rPr>
        <w:t xml:space="preserve"> Sea</w:t>
      </w:r>
      <w:r w:rsidRPr="00FA2A5F">
        <w:rPr>
          <w:rFonts w:ascii="Times New Roman" w:hAnsi="Times New Roman" w:cs="Times New Roman"/>
        </w:rPr>
        <w:t>rching for a specific record in the existing system is quite tough.</w:t>
      </w:r>
    </w:p>
    <w:p w14:paraId="000000AD" w14:textId="77777777" w:rsidR="003C0B2E" w:rsidRPr="00FA2A5F" w:rsidRDefault="00243B54">
      <w:pPr>
        <w:numPr>
          <w:ilvl w:val="0"/>
          <w:numId w:val="15"/>
        </w:numPr>
        <w:spacing w:after="0" w:line="480" w:lineRule="auto"/>
        <w:jc w:val="both"/>
        <w:rPr>
          <w:rFonts w:ascii="Times New Roman" w:hAnsi="Times New Roman" w:cs="Times New Roman"/>
        </w:rPr>
      </w:pPr>
      <w:r w:rsidRPr="00FA2A5F">
        <w:rPr>
          <w:rFonts w:ascii="Times New Roman" w:hAnsi="Times New Roman" w:cs="Times New Roman"/>
        </w:rPr>
        <w:t>Maintaining the current system is extremely expensive. The corporation must purchase files, books, and pens on a monthly basis in order to maintain the current system. In addition, the cor</w:t>
      </w:r>
      <w:r w:rsidRPr="00FA2A5F">
        <w:rPr>
          <w:rFonts w:ascii="Times New Roman" w:hAnsi="Times New Roman" w:cs="Times New Roman"/>
        </w:rPr>
        <w:t>poration must pay salaries to numerous staff who maintain the system, as well as rent for offices that house file cabinets and book shelves.</w:t>
      </w:r>
    </w:p>
    <w:p w14:paraId="000000AE" w14:textId="77777777" w:rsidR="003C0B2E" w:rsidRPr="00FA2A5F" w:rsidRDefault="00243B54">
      <w:pPr>
        <w:numPr>
          <w:ilvl w:val="0"/>
          <w:numId w:val="15"/>
        </w:numPr>
        <w:spacing w:line="480" w:lineRule="auto"/>
        <w:ind w:firstLine="0"/>
        <w:jc w:val="both"/>
        <w:rPr>
          <w:rFonts w:ascii="Times New Roman" w:hAnsi="Times New Roman" w:cs="Times New Roman"/>
        </w:rPr>
      </w:pPr>
      <w:r w:rsidRPr="00FA2A5F">
        <w:rPr>
          <w:rFonts w:ascii="Times New Roman" w:hAnsi="Times New Roman" w:cs="Times New Roman"/>
        </w:rPr>
        <w:t xml:space="preserve">The current method provides the company's records with just minimal protection. Unauthorized users can easily gain </w:t>
      </w:r>
      <w:r w:rsidRPr="00FA2A5F">
        <w:rPr>
          <w:rFonts w:ascii="Times New Roman" w:hAnsi="Times New Roman" w:cs="Times New Roman"/>
        </w:rPr>
        <w:t>access to files and other company documents and manipulate them without being detected</w:t>
      </w:r>
    </w:p>
    <w:p w14:paraId="000000AF" w14:textId="77777777" w:rsidR="003C0B2E" w:rsidRPr="00FA2A5F" w:rsidRDefault="00243B54">
      <w:pPr>
        <w:pStyle w:val="Heading2"/>
        <w:rPr>
          <w:rFonts w:ascii="Times New Roman" w:hAnsi="Times New Roman" w:cs="Times New Roman"/>
        </w:rPr>
      </w:pPr>
      <w:bookmarkStart w:id="13" w:name="_heading=h.3rdcrjn" w:colFirst="0" w:colLast="0"/>
      <w:bookmarkEnd w:id="13"/>
      <w:r w:rsidRPr="00FA2A5F">
        <w:rPr>
          <w:rFonts w:ascii="Times New Roman" w:hAnsi="Times New Roman" w:cs="Times New Roman"/>
        </w:rPr>
        <w:t>Analysis of the proposed system</w:t>
      </w:r>
    </w:p>
    <w:p w14:paraId="000000B0" w14:textId="77777777" w:rsidR="003C0B2E" w:rsidRPr="00FA2A5F" w:rsidRDefault="00243B54">
      <w:pPr>
        <w:pStyle w:val="Heading3"/>
        <w:rPr>
          <w:rFonts w:ascii="Times New Roman" w:hAnsi="Times New Roman" w:cs="Times New Roman"/>
        </w:rPr>
      </w:pPr>
      <w:bookmarkStart w:id="14" w:name="_heading=h.26in1rg" w:colFirst="0" w:colLast="0"/>
      <w:bookmarkEnd w:id="14"/>
      <w:r w:rsidRPr="00FA2A5F">
        <w:rPr>
          <w:rFonts w:ascii="Times New Roman" w:hAnsi="Times New Roman" w:cs="Times New Roman"/>
        </w:rPr>
        <w:t>Overview of the proposed system</w:t>
      </w:r>
    </w:p>
    <w:p w14:paraId="000000B1" w14:textId="77777777" w:rsidR="003C0B2E" w:rsidRPr="00FA2A5F" w:rsidRDefault="00243B54">
      <w:pPr>
        <w:rPr>
          <w:rFonts w:ascii="Times New Roman" w:hAnsi="Times New Roman" w:cs="Times New Roman"/>
        </w:rPr>
      </w:pPr>
      <w:r w:rsidRPr="00FA2A5F">
        <w:rPr>
          <w:rFonts w:ascii="Times New Roman" w:hAnsi="Times New Roman" w:cs="Times New Roman"/>
        </w:rPr>
        <w:t>The proposed system will replace the current manual system with a computerized database management system</w:t>
      </w:r>
      <w:r w:rsidRPr="00FA2A5F">
        <w:rPr>
          <w:rFonts w:ascii="Times New Roman" w:hAnsi="Times New Roman" w:cs="Times New Roman"/>
        </w:rPr>
        <w:t xml:space="preserve">. The proposed solution, which will be developed in Microsoft Access 2016, will allow the company to automate the majority of its current manual processes. </w:t>
      </w:r>
      <w:r w:rsidRPr="00FA2A5F">
        <w:rPr>
          <w:rFonts w:ascii="Times New Roman" w:hAnsi="Times New Roman" w:cs="Times New Roman"/>
        </w:rPr>
        <w:lastRenderedPageBreak/>
        <w:t>Members, drivers, loaders, and company vehicles will all be digitally registered in the electronic d</w:t>
      </w:r>
      <w:r w:rsidRPr="00FA2A5F">
        <w:rPr>
          <w:rFonts w:ascii="Times New Roman" w:hAnsi="Times New Roman" w:cs="Times New Roman"/>
        </w:rPr>
        <w:t>atabase system, making it easier to keep track of records.</w:t>
      </w:r>
    </w:p>
    <w:p w14:paraId="000000B2" w14:textId="77777777" w:rsidR="003C0B2E" w:rsidRPr="00FA2A5F" w:rsidRDefault="00243B54">
      <w:pPr>
        <w:rPr>
          <w:rFonts w:ascii="Times New Roman" w:hAnsi="Times New Roman" w:cs="Times New Roman"/>
        </w:rPr>
      </w:pPr>
      <w:r w:rsidRPr="00FA2A5F">
        <w:rPr>
          <w:rFonts w:ascii="Times New Roman" w:hAnsi="Times New Roman" w:cs="Times New Roman"/>
        </w:rPr>
        <w:t>The computerized system will maintain the company’s records using computers to ensure accuracy, proper utilization of office space and saving on cost of maintenance. The system will automatically c</w:t>
      </w:r>
      <w:r w:rsidRPr="00FA2A5F">
        <w:rPr>
          <w:rFonts w:ascii="Times New Roman" w:hAnsi="Times New Roman" w:cs="Times New Roman"/>
        </w:rPr>
        <w:t>ompute payments to loaders, payments to drivers and vehicle expenses fast and accurately. Also, records of all goods transported will be properly recorded and maintained in the database system. The proposed system will also calculate the total company expe</w:t>
      </w:r>
      <w:r w:rsidRPr="00FA2A5F">
        <w:rPr>
          <w:rFonts w:ascii="Times New Roman" w:hAnsi="Times New Roman" w:cs="Times New Roman"/>
        </w:rPr>
        <w:t>nses, total company revenue and tax payable automatically. Only one employee will be required to run and maintain the database system and this will greatly save on salary for hiring more staff as is with the current manual system.</w:t>
      </w:r>
    </w:p>
    <w:p w14:paraId="000000B3" w14:textId="77777777" w:rsidR="003C0B2E" w:rsidRPr="00FA2A5F" w:rsidRDefault="00243B54">
      <w:pPr>
        <w:pStyle w:val="Heading3"/>
        <w:rPr>
          <w:rFonts w:ascii="Times New Roman" w:hAnsi="Times New Roman" w:cs="Times New Roman"/>
        </w:rPr>
      </w:pPr>
      <w:bookmarkStart w:id="15" w:name="_heading=h.lnxbz9" w:colFirst="0" w:colLast="0"/>
      <w:bookmarkEnd w:id="15"/>
      <w:r w:rsidRPr="00FA2A5F">
        <w:rPr>
          <w:rFonts w:ascii="Times New Roman" w:hAnsi="Times New Roman" w:cs="Times New Roman"/>
        </w:rPr>
        <w:t>Objectives of the propose</w:t>
      </w:r>
      <w:r w:rsidRPr="00FA2A5F">
        <w:rPr>
          <w:rFonts w:ascii="Times New Roman" w:hAnsi="Times New Roman" w:cs="Times New Roman"/>
        </w:rPr>
        <w:t>d system</w:t>
      </w:r>
    </w:p>
    <w:p w14:paraId="000000B4" w14:textId="77777777" w:rsidR="003C0B2E" w:rsidRPr="00FA2A5F" w:rsidRDefault="00243B54">
      <w:pPr>
        <w:pStyle w:val="Heading3"/>
        <w:rPr>
          <w:rFonts w:ascii="Times New Roman" w:hAnsi="Times New Roman" w:cs="Times New Roman"/>
          <w:b/>
          <w:u w:val="none"/>
        </w:rPr>
      </w:pPr>
      <w:bookmarkStart w:id="16" w:name="_heading=h.35nkun2" w:colFirst="0" w:colLast="0"/>
      <w:bookmarkEnd w:id="16"/>
      <w:r w:rsidRPr="00FA2A5F">
        <w:rPr>
          <w:rFonts w:ascii="Times New Roman" w:hAnsi="Times New Roman" w:cs="Times New Roman"/>
          <w:b/>
          <w:u w:val="none"/>
        </w:rPr>
        <w:t>General Objective</w:t>
      </w:r>
    </w:p>
    <w:p w14:paraId="000000B5" w14:textId="04897C2F" w:rsidR="003C0B2E" w:rsidRPr="00FA2A5F" w:rsidRDefault="00243B54">
      <w:pPr>
        <w:rPr>
          <w:rFonts w:ascii="Times New Roman" w:hAnsi="Times New Roman" w:cs="Times New Roman"/>
        </w:rPr>
      </w:pPr>
      <w:r w:rsidRPr="00FA2A5F">
        <w:rPr>
          <w:rFonts w:ascii="Times New Roman" w:hAnsi="Times New Roman" w:cs="Times New Roman"/>
        </w:rPr>
        <w:t xml:space="preserve">To develop a computerized database management system to replace the manual system at the </w:t>
      </w:r>
      <w:r w:rsidR="00FC208D">
        <w:rPr>
          <w:rFonts w:ascii="Times New Roman" w:hAnsi="Times New Roman" w:cs="Times New Roman"/>
        </w:rPr>
        <w:t>Nekta Company</w:t>
      </w:r>
      <w:bookmarkStart w:id="17" w:name="_GoBack"/>
      <w:bookmarkEnd w:id="17"/>
    </w:p>
    <w:p w14:paraId="000000B6" w14:textId="77777777" w:rsidR="003C0B2E" w:rsidRPr="00FA2A5F" w:rsidRDefault="00243B54">
      <w:pPr>
        <w:pStyle w:val="Heading3"/>
        <w:rPr>
          <w:rFonts w:ascii="Times New Roman" w:hAnsi="Times New Roman" w:cs="Times New Roman"/>
          <w:b/>
          <w:u w:val="none"/>
        </w:rPr>
      </w:pPr>
      <w:bookmarkStart w:id="18" w:name="_heading=h.1ksv4uv" w:colFirst="0" w:colLast="0"/>
      <w:bookmarkEnd w:id="18"/>
      <w:r w:rsidRPr="00FA2A5F">
        <w:rPr>
          <w:rFonts w:ascii="Times New Roman" w:hAnsi="Times New Roman" w:cs="Times New Roman"/>
          <w:b/>
          <w:u w:val="none"/>
        </w:rPr>
        <w:t>Specific objectives</w:t>
      </w:r>
    </w:p>
    <w:p w14:paraId="000000B7" w14:textId="77777777" w:rsidR="003C0B2E" w:rsidRPr="00FA2A5F" w:rsidRDefault="00243B54">
      <w:pPr>
        <w:numPr>
          <w:ilvl w:val="0"/>
          <w:numId w:val="12"/>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Analyze the requirements of Movers Transport Company and come up with the relevant fields for the company database.</w:t>
      </w:r>
    </w:p>
    <w:p w14:paraId="000000B8" w14:textId="77777777" w:rsidR="003C0B2E" w:rsidRPr="00FA2A5F" w:rsidRDefault="00243B54">
      <w:pPr>
        <w:numPr>
          <w:ilvl w:val="0"/>
          <w:numId w:val="12"/>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To develop a computerized database system that will maintain details of members, drivers, loaders, vehicles and goods transported</w:t>
      </w:r>
    </w:p>
    <w:p w14:paraId="000000B9" w14:textId="77777777" w:rsidR="003C0B2E" w:rsidRPr="00FA2A5F" w:rsidRDefault="00243B54">
      <w:pPr>
        <w:numPr>
          <w:ilvl w:val="0"/>
          <w:numId w:val="12"/>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To automat</w:t>
      </w:r>
      <w:r w:rsidRPr="00FA2A5F">
        <w:rPr>
          <w:rFonts w:ascii="Times New Roman" w:hAnsi="Times New Roman" w:cs="Times New Roman"/>
          <w:color w:val="000000"/>
        </w:rPr>
        <w:t>e the process of calculating various expenses and income at Movers Transport Company.</w:t>
      </w:r>
    </w:p>
    <w:p w14:paraId="000000BA" w14:textId="77777777" w:rsidR="003C0B2E" w:rsidRPr="00FA2A5F" w:rsidRDefault="00243B54">
      <w:pPr>
        <w:numPr>
          <w:ilvl w:val="0"/>
          <w:numId w:val="1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 xml:space="preserve">To automate the generation of various reports by Movers Transport Company. </w:t>
      </w:r>
    </w:p>
    <w:p w14:paraId="000000BB" w14:textId="77777777" w:rsidR="003C0B2E" w:rsidRPr="00FA2A5F" w:rsidRDefault="00243B54">
      <w:pPr>
        <w:pStyle w:val="Heading3"/>
        <w:rPr>
          <w:rFonts w:ascii="Times New Roman" w:hAnsi="Times New Roman" w:cs="Times New Roman"/>
        </w:rPr>
      </w:pPr>
      <w:bookmarkStart w:id="19" w:name="_heading=h.44sinio" w:colFirst="0" w:colLast="0"/>
      <w:bookmarkEnd w:id="19"/>
      <w:r w:rsidRPr="00FA2A5F">
        <w:rPr>
          <w:rFonts w:ascii="Times New Roman" w:hAnsi="Times New Roman" w:cs="Times New Roman"/>
        </w:rPr>
        <w:t>Benefits of the proposed system</w:t>
      </w:r>
    </w:p>
    <w:p w14:paraId="000000BC"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proposed system will provide a large digital storage space</w:t>
      </w:r>
      <w:r w:rsidRPr="00FA2A5F">
        <w:rPr>
          <w:rFonts w:ascii="Times New Roman" w:hAnsi="Times New Roman" w:cs="Times New Roman"/>
          <w:color w:val="000000"/>
        </w:rPr>
        <w:t xml:space="preserve"> for maintenance of Movers Company records. Since the information will be stored in computers, very small office space will be need.</w:t>
      </w:r>
    </w:p>
    <w:p w14:paraId="000000BD"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proposed system is cheaper to maintain as compared with the current manual system.</w:t>
      </w:r>
    </w:p>
    <w:p w14:paraId="000000BE"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lastRenderedPageBreak/>
        <w:t>The proposedhui system will ensure a</w:t>
      </w:r>
      <w:r w:rsidRPr="00FA2A5F">
        <w:rPr>
          <w:rFonts w:ascii="Times New Roman" w:hAnsi="Times New Roman" w:cs="Times New Roman"/>
          <w:color w:val="000000"/>
        </w:rPr>
        <w:t>ccuracy of the information and calculations performed and maintained by Movers Company since most of the operations will be automated with very minimal human intervention.</w:t>
      </w:r>
    </w:p>
    <w:p w14:paraId="000000BF"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proposed system is more secure than the manual system as the database will be en</w:t>
      </w:r>
      <w:r w:rsidRPr="00FA2A5F">
        <w:rPr>
          <w:rFonts w:ascii="Times New Roman" w:hAnsi="Times New Roman" w:cs="Times New Roman"/>
          <w:color w:val="000000"/>
        </w:rPr>
        <w:t>crypted by a password to restrict unauthorized persons from accessing the database.</w:t>
      </w:r>
    </w:p>
    <w:p w14:paraId="000000C0"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It will be easier to search for particular records or information from the proposed system. </w:t>
      </w:r>
    </w:p>
    <w:p w14:paraId="000000C1"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The computerized database system will be easier to back up on the cloud backup </w:t>
      </w:r>
      <w:r w:rsidRPr="00FA2A5F">
        <w:rPr>
          <w:rFonts w:ascii="Times New Roman" w:hAnsi="Times New Roman" w:cs="Times New Roman"/>
          <w:color w:val="000000"/>
        </w:rPr>
        <w:t>platforms such as google drive. This will ensure that the company has a means to recover its information in case of security breaches or destruction of the original database.</w:t>
      </w:r>
    </w:p>
    <w:p w14:paraId="000000C2" w14:textId="77777777" w:rsidR="003C0B2E" w:rsidRPr="00FA2A5F" w:rsidRDefault="00243B54">
      <w:pPr>
        <w:numPr>
          <w:ilvl w:val="0"/>
          <w:numId w:val="1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It will be easier to search for particular records or information from the propos</w:t>
      </w:r>
      <w:r w:rsidRPr="00FA2A5F">
        <w:rPr>
          <w:rFonts w:ascii="Times New Roman" w:hAnsi="Times New Roman" w:cs="Times New Roman"/>
          <w:color w:val="000000"/>
        </w:rPr>
        <w:t xml:space="preserve">ed system. </w:t>
      </w:r>
    </w:p>
    <w:p w14:paraId="000000C3" w14:textId="77777777" w:rsidR="003C0B2E" w:rsidRPr="00FA2A5F" w:rsidRDefault="00243B54">
      <w:pPr>
        <w:numPr>
          <w:ilvl w:val="0"/>
          <w:numId w:val="16"/>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The computerized database system will be easier to back up on the cloud backup platforms such as google drive. This will ensure that the company has a means to recover its information in case of security breaches or destruction of the original database.</w:t>
      </w:r>
    </w:p>
    <w:p w14:paraId="000000C4" w14:textId="77777777" w:rsidR="003C0B2E" w:rsidRPr="00FA2A5F" w:rsidRDefault="00243B54">
      <w:pPr>
        <w:pStyle w:val="Heading2"/>
        <w:rPr>
          <w:rFonts w:ascii="Times New Roman" w:hAnsi="Times New Roman" w:cs="Times New Roman"/>
        </w:rPr>
      </w:pPr>
      <w:bookmarkStart w:id="20" w:name="_heading=h.2jxsxqh" w:colFirst="0" w:colLast="0"/>
      <w:bookmarkEnd w:id="20"/>
      <w:r w:rsidRPr="00FA2A5F">
        <w:rPr>
          <w:rFonts w:ascii="Times New Roman" w:hAnsi="Times New Roman" w:cs="Times New Roman"/>
        </w:rPr>
        <w:t>Fe</w:t>
      </w:r>
      <w:r w:rsidRPr="00FA2A5F">
        <w:rPr>
          <w:rFonts w:ascii="Times New Roman" w:hAnsi="Times New Roman" w:cs="Times New Roman"/>
        </w:rPr>
        <w:t>asibility Study</w:t>
      </w:r>
    </w:p>
    <w:p w14:paraId="000000C5" w14:textId="77777777" w:rsidR="003C0B2E" w:rsidRPr="00FA2A5F" w:rsidRDefault="00243B54">
      <w:pPr>
        <w:pStyle w:val="Heading3"/>
        <w:rPr>
          <w:rFonts w:ascii="Times New Roman" w:hAnsi="Times New Roman" w:cs="Times New Roman"/>
        </w:rPr>
      </w:pPr>
      <w:bookmarkStart w:id="21" w:name="_heading=h.z337ya" w:colFirst="0" w:colLast="0"/>
      <w:bookmarkEnd w:id="21"/>
      <w:r w:rsidRPr="00FA2A5F">
        <w:rPr>
          <w:rFonts w:ascii="Times New Roman" w:hAnsi="Times New Roman" w:cs="Times New Roman"/>
        </w:rPr>
        <w:t>Technical Feasibility</w:t>
      </w:r>
    </w:p>
    <w:p w14:paraId="000000C6" w14:textId="77777777" w:rsidR="003C0B2E" w:rsidRPr="00FA2A5F" w:rsidRDefault="00243B54">
      <w:pPr>
        <w:rPr>
          <w:rFonts w:ascii="Times New Roman" w:hAnsi="Times New Roman" w:cs="Times New Roman"/>
        </w:rPr>
      </w:pPr>
      <w:r w:rsidRPr="00FA2A5F">
        <w:rPr>
          <w:rFonts w:ascii="Times New Roman" w:hAnsi="Times New Roman" w:cs="Times New Roman"/>
        </w:rPr>
        <w:t>According to the technological feasibility assessment, Movers Transport Company possesses computers, but they are old computer models that would not support the planned system properly. It was suggested to the management of the Movers Transport Company tha</w:t>
      </w:r>
      <w:r w:rsidRPr="00FA2A5F">
        <w:rPr>
          <w:rFonts w:ascii="Times New Roman" w:hAnsi="Times New Roman" w:cs="Times New Roman"/>
        </w:rPr>
        <w:t>t new computers be purchased on which the projected database would be developed. Furthermore, the personnel of Movers Transport Company have received computer training and possess the necessary computer skills to operate the recommended system.</w:t>
      </w:r>
    </w:p>
    <w:p w14:paraId="000000C7" w14:textId="77777777" w:rsidR="003C0B2E" w:rsidRPr="00FA2A5F" w:rsidRDefault="00243B54">
      <w:pPr>
        <w:pStyle w:val="Heading3"/>
        <w:rPr>
          <w:rFonts w:ascii="Times New Roman" w:hAnsi="Times New Roman" w:cs="Times New Roman"/>
        </w:rPr>
      </w:pPr>
      <w:bookmarkStart w:id="22" w:name="_heading=h.3j2qqm3" w:colFirst="0" w:colLast="0"/>
      <w:bookmarkEnd w:id="22"/>
      <w:r w:rsidRPr="00FA2A5F">
        <w:rPr>
          <w:rFonts w:ascii="Times New Roman" w:hAnsi="Times New Roman" w:cs="Times New Roman"/>
        </w:rPr>
        <w:t>Schedule Fe</w:t>
      </w:r>
      <w:r w:rsidRPr="00FA2A5F">
        <w:rPr>
          <w:rFonts w:ascii="Times New Roman" w:hAnsi="Times New Roman" w:cs="Times New Roman"/>
        </w:rPr>
        <w:t>asibility</w:t>
      </w:r>
    </w:p>
    <w:p w14:paraId="000000C8" w14:textId="77777777" w:rsidR="003C0B2E" w:rsidRPr="00FA2A5F" w:rsidRDefault="00243B54">
      <w:pPr>
        <w:rPr>
          <w:rFonts w:ascii="Times New Roman" w:hAnsi="Times New Roman" w:cs="Times New Roman"/>
        </w:rPr>
      </w:pPr>
      <w:r w:rsidRPr="00FA2A5F">
        <w:rPr>
          <w:rFonts w:ascii="Times New Roman" w:hAnsi="Times New Roman" w:cs="Times New Roman"/>
        </w:rPr>
        <w:t>This project was schedule to be developed within seven (7) months from July 2021 up to January 2022</w:t>
      </w:r>
      <w:r w:rsidRPr="00FA2A5F">
        <w:rPr>
          <w:rFonts w:ascii="Times New Roman" w:hAnsi="Times New Roman" w:cs="Times New Roman"/>
          <w:u w:val="single"/>
        </w:rPr>
        <w:t xml:space="preserve">. </w:t>
      </w:r>
      <w:r w:rsidRPr="00FA2A5F">
        <w:rPr>
          <w:rFonts w:ascii="Times New Roman" w:hAnsi="Times New Roman" w:cs="Times New Roman"/>
        </w:rPr>
        <w:t>This was enough time for development and implementation of the project.</w:t>
      </w:r>
    </w:p>
    <w:p w14:paraId="000000C9"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u w:val="single"/>
        </w:rPr>
        <w:t> </w:t>
      </w:r>
      <w:r w:rsidRPr="00FA2A5F">
        <w:rPr>
          <w:rFonts w:ascii="Times New Roman" w:hAnsi="Times New Roman" w:cs="Times New Roman"/>
        </w:rPr>
        <w:br w:type="page"/>
      </w:r>
    </w:p>
    <w:p w14:paraId="000000CA" w14:textId="77777777" w:rsidR="003C0B2E" w:rsidRPr="00FA2A5F" w:rsidRDefault="00243B54">
      <w:pPr>
        <w:pStyle w:val="Heading3"/>
        <w:rPr>
          <w:rFonts w:ascii="Times New Roman" w:hAnsi="Times New Roman" w:cs="Times New Roman"/>
        </w:rPr>
      </w:pPr>
      <w:bookmarkStart w:id="23" w:name="_heading=h.1y810tw" w:colFirst="0" w:colLast="0"/>
      <w:bookmarkEnd w:id="23"/>
      <w:r w:rsidRPr="00FA2A5F">
        <w:rPr>
          <w:rFonts w:ascii="Times New Roman" w:hAnsi="Times New Roman" w:cs="Times New Roman"/>
        </w:rPr>
        <w:lastRenderedPageBreak/>
        <w:t>Economic Feasibility</w:t>
      </w:r>
    </w:p>
    <w:p w14:paraId="000000CB"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t>Cost for running the current system</w:t>
      </w:r>
    </w:p>
    <w:p w14:paraId="000000CC" w14:textId="77777777" w:rsidR="003C0B2E" w:rsidRPr="00FA2A5F" w:rsidRDefault="00243B54">
      <w:pPr>
        <w:rPr>
          <w:rFonts w:ascii="Times New Roman" w:hAnsi="Times New Roman" w:cs="Times New Roman"/>
        </w:rPr>
      </w:pPr>
      <w:r w:rsidRPr="00FA2A5F">
        <w:rPr>
          <w:rFonts w:ascii="Times New Roman" w:hAnsi="Times New Roman" w:cs="Times New Roman"/>
        </w:rPr>
        <w:t>The table bel</w:t>
      </w:r>
      <w:r w:rsidRPr="00FA2A5F">
        <w:rPr>
          <w:rFonts w:ascii="Times New Roman" w:hAnsi="Times New Roman" w:cs="Times New Roman"/>
        </w:rPr>
        <w:t>ow outlines the monthly cost for running the current manual system</w:t>
      </w:r>
    </w:p>
    <w:tbl>
      <w:tblPr>
        <w:tblStyle w:val="a"/>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1"/>
        <w:gridCol w:w="2861"/>
        <w:gridCol w:w="1983"/>
        <w:gridCol w:w="1547"/>
        <w:gridCol w:w="2076"/>
      </w:tblGrid>
      <w:tr w:rsidR="003C0B2E" w:rsidRPr="00FA2A5F" w14:paraId="10CA55AE" w14:textId="77777777">
        <w:trPr>
          <w:trHeight w:val="616"/>
        </w:trPr>
        <w:tc>
          <w:tcPr>
            <w:tcW w:w="1541" w:type="dxa"/>
          </w:tcPr>
          <w:p w14:paraId="000000CD" w14:textId="77777777" w:rsidR="003C0B2E" w:rsidRPr="00FA2A5F" w:rsidRDefault="00243B54">
            <w:pPr>
              <w:spacing w:after="160"/>
              <w:ind w:firstLine="0"/>
              <w:rPr>
                <w:rFonts w:ascii="Times New Roman" w:hAnsi="Times New Roman" w:cs="Times New Roman"/>
                <w:b/>
              </w:rPr>
            </w:pPr>
            <w:r w:rsidRPr="00FA2A5F">
              <w:rPr>
                <w:rFonts w:ascii="Times New Roman" w:hAnsi="Times New Roman" w:cs="Times New Roman"/>
                <w:b/>
              </w:rPr>
              <w:t xml:space="preserve">Item </w:t>
            </w:r>
          </w:p>
        </w:tc>
        <w:tc>
          <w:tcPr>
            <w:tcW w:w="2861" w:type="dxa"/>
          </w:tcPr>
          <w:p w14:paraId="000000CE" w14:textId="77777777" w:rsidR="003C0B2E" w:rsidRPr="00FA2A5F" w:rsidRDefault="00243B54">
            <w:pPr>
              <w:spacing w:after="160"/>
              <w:ind w:firstLine="0"/>
              <w:rPr>
                <w:rFonts w:ascii="Times New Roman" w:hAnsi="Times New Roman" w:cs="Times New Roman"/>
                <w:b/>
              </w:rPr>
            </w:pPr>
            <w:r w:rsidRPr="00FA2A5F">
              <w:rPr>
                <w:rFonts w:ascii="Times New Roman" w:hAnsi="Times New Roman" w:cs="Times New Roman"/>
                <w:b/>
              </w:rPr>
              <w:t>Description</w:t>
            </w:r>
          </w:p>
        </w:tc>
        <w:tc>
          <w:tcPr>
            <w:tcW w:w="1983" w:type="dxa"/>
          </w:tcPr>
          <w:p w14:paraId="000000CF" w14:textId="77777777" w:rsidR="003C0B2E" w:rsidRPr="00FA2A5F" w:rsidRDefault="00243B54">
            <w:pPr>
              <w:spacing w:after="160"/>
              <w:ind w:firstLine="0"/>
              <w:rPr>
                <w:rFonts w:ascii="Times New Roman" w:hAnsi="Times New Roman" w:cs="Times New Roman"/>
                <w:b/>
              </w:rPr>
            </w:pPr>
            <w:r w:rsidRPr="00FA2A5F">
              <w:rPr>
                <w:rFonts w:ascii="Times New Roman" w:hAnsi="Times New Roman" w:cs="Times New Roman"/>
                <w:b/>
              </w:rPr>
              <w:t>Unit Price</w:t>
            </w:r>
          </w:p>
        </w:tc>
        <w:tc>
          <w:tcPr>
            <w:tcW w:w="1547" w:type="dxa"/>
          </w:tcPr>
          <w:p w14:paraId="000000D0" w14:textId="77777777" w:rsidR="003C0B2E" w:rsidRPr="00FA2A5F" w:rsidRDefault="00243B54">
            <w:pPr>
              <w:spacing w:after="160"/>
              <w:ind w:firstLine="0"/>
              <w:rPr>
                <w:rFonts w:ascii="Times New Roman" w:hAnsi="Times New Roman" w:cs="Times New Roman"/>
                <w:b/>
              </w:rPr>
            </w:pPr>
            <w:r w:rsidRPr="00FA2A5F">
              <w:rPr>
                <w:rFonts w:ascii="Times New Roman" w:hAnsi="Times New Roman" w:cs="Times New Roman"/>
                <w:b/>
              </w:rPr>
              <w:t xml:space="preserve">Quantity </w:t>
            </w:r>
          </w:p>
        </w:tc>
        <w:tc>
          <w:tcPr>
            <w:tcW w:w="2076" w:type="dxa"/>
            <w:tcBorders>
              <w:top w:val="single" w:sz="4" w:space="0" w:color="000000"/>
              <w:bottom w:val="single" w:sz="4" w:space="0" w:color="000000"/>
              <w:right w:val="single" w:sz="4" w:space="0" w:color="000000"/>
            </w:tcBorders>
            <w:shd w:val="clear" w:color="auto" w:fill="auto"/>
          </w:tcPr>
          <w:p w14:paraId="000000D1" w14:textId="77777777" w:rsidR="003C0B2E" w:rsidRPr="00FA2A5F" w:rsidRDefault="00243B54">
            <w:pPr>
              <w:spacing w:after="160"/>
              <w:ind w:firstLine="0"/>
              <w:rPr>
                <w:rFonts w:ascii="Times New Roman" w:hAnsi="Times New Roman" w:cs="Times New Roman"/>
                <w:b/>
              </w:rPr>
            </w:pPr>
            <w:r w:rsidRPr="00FA2A5F">
              <w:rPr>
                <w:rFonts w:ascii="Times New Roman" w:hAnsi="Times New Roman" w:cs="Times New Roman"/>
                <w:b/>
              </w:rPr>
              <w:t xml:space="preserve">Total </w:t>
            </w:r>
          </w:p>
        </w:tc>
      </w:tr>
      <w:tr w:rsidR="003C0B2E" w:rsidRPr="00FA2A5F" w14:paraId="3D45A690" w14:textId="77777777">
        <w:trPr>
          <w:trHeight w:val="593"/>
        </w:trPr>
        <w:tc>
          <w:tcPr>
            <w:tcW w:w="1541" w:type="dxa"/>
          </w:tcPr>
          <w:p w14:paraId="000000D2"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Staff Salaries</w:t>
            </w:r>
          </w:p>
        </w:tc>
        <w:tc>
          <w:tcPr>
            <w:tcW w:w="2861" w:type="dxa"/>
          </w:tcPr>
          <w:p w14:paraId="000000D3"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 xml:space="preserve">Paid for a total work done for period of one month </w:t>
            </w:r>
          </w:p>
        </w:tc>
        <w:tc>
          <w:tcPr>
            <w:tcW w:w="1983" w:type="dxa"/>
          </w:tcPr>
          <w:p w14:paraId="000000D4"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15, 000</w:t>
            </w:r>
          </w:p>
        </w:tc>
        <w:tc>
          <w:tcPr>
            <w:tcW w:w="1547" w:type="dxa"/>
          </w:tcPr>
          <w:p w14:paraId="000000D5" w14:textId="77777777" w:rsidR="003C0B2E" w:rsidRPr="00FA2A5F" w:rsidRDefault="00243B54">
            <w:pPr>
              <w:spacing w:after="160"/>
              <w:rPr>
                <w:rFonts w:ascii="Times New Roman" w:hAnsi="Times New Roman" w:cs="Times New Roman"/>
              </w:rPr>
            </w:pPr>
            <w:r w:rsidRPr="00FA2A5F">
              <w:rPr>
                <w:rFonts w:ascii="Times New Roman" w:hAnsi="Times New Roman" w:cs="Times New Roman"/>
              </w:rPr>
              <w:t>5</w:t>
            </w:r>
          </w:p>
        </w:tc>
        <w:tc>
          <w:tcPr>
            <w:tcW w:w="2076" w:type="dxa"/>
            <w:tcBorders>
              <w:top w:val="single" w:sz="4" w:space="0" w:color="000000"/>
              <w:bottom w:val="single" w:sz="4" w:space="0" w:color="000000"/>
              <w:right w:val="single" w:sz="4" w:space="0" w:color="000000"/>
            </w:tcBorders>
            <w:shd w:val="clear" w:color="auto" w:fill="auto"/>
          </w:tcPr>
          <w:p w14:paraId="000000D6"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75,000.00</w:t>
            </w:r>
          </w:p>
        </w:tc>
      </w:tr>
      <w:tr w:rsidR="003C0B2E" w:rsidRPr="00FA2A5F" w14:paraId="3413BE8D" w14:textId="77777777">
        <w:trPr>
          <w:trHeight w:val="593"/>
        </w:trPr>
        <w:tc>
          <w:tcPr>
            <w:tcW w:w="1541" w:type="dxa"/>
          </w:tcPr>
          <w:p w14:paraId="000000D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 xml:space="preserve">Rent </w:t>
            </w:r>
          </w:p>
        </w:tc>
        <w:tc>
          <w:tcPr>
            <w:tcW w:w="2861" w:type="dxa"/>
          </w:tcPr>
          <w:p w14:paraId="000000D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Rent for offices housing the book shelves and file cabinets</w:t>
            </w:r>
          </w:p>
        </w:tc>
        <w:tc>
          <w:tcPr>
            <w:tcW w:w="1983" w:type="dxa"/>
          </w:tcPr>
          <w:p w14:paraId="000000D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12, 000</w:t>
            </w:r>
          </w:p>
        </w:tc>
        <w:tc>
          <w:tcPr>
            <w:tcW w:w="1547" w:type="dxa"/>
          </w:tcPr>
          <w:p w14:paraId="000000DA" w14:textId="77777777" w:rsidR="003C0B2E" w:rsidRPr="00FA2A5F" w:rsidRDefault="00243B54">
            <w:pPr>
              <w:rPr>
                <w:rFonts w:ascii="Times New Roman" w:hAnsi="Times New Roman" w:cs="Times New Roman"/>
              </w:rPr>
            </w:pPr>
            <w:r w:rsidRPr="00FA2A5F">
              <w:rPr>
                <w:rFonts w:ascii="Times New Roman" w:hAnsi="Times New Roman" w:cs="Times New Roman"/>
              </w:rPr>
              <w:t>2</w:t>
            </w:r>
          </w:p>
        </w:tc>
        <w:tc>
          <w:tcPr>
            <w:tcW w:w="2076" w:type="dxa"/>
            <w:tcBorders>
              <w:top w:val="single" w:sz="4" w:space="0" w:color="000000"/>
              <w:bottom w:val="single" w:sz="4" w:space="0" w:color="000000"/>
              <w:right w:val="single" w:sz="4" w:space="0" w:color="000000"/>
            </w:tcBorders>
            <w:shd w:val="clear" w:color="auto" w:fill="auto"/>
          </w:tcPr>
          <w:p w14:paraId="000000D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24, 000.00</w:t>
            </w:r>
          </w:p>
        </w:tc>
      </w:tr>
      <w:tr w:rsidR="003C0B2E" w:rsidRPr="00FA2A5F" w14:paraId="7481F1B3" w14:textId="77777777">
        <w:trPr>
          <w:trHeight w:val="593"/>
        </w:trPr>
        <w:tc>
          <w:tcPr>
            <w:tcW w:w="1541" w:type="dxa"/>
          </w:tcPr>
          <w:p w14:paraId="000000DC"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 xml:space="preserve">Calculators </w:t>
            </w:r>
          </w:p>
        </w:tc>
        <w:tc>
          <w:tcPr>
            <w:tcW w:w="2861" w:type="dxa"/>
          </w:tcPr>
          <w:p w14:paraId="000000DD"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For performing various calculations in the current system</w:t>
            </w:r>
          </w:p>
        </w:tc>
        <w:tc>
          <w:tcPr>
            <w:tcW w:w="1983" w:type="dxa"/>
          </w:tcPr>
          <w:p w14:paraId="000000DE"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1, 200</w:t>
            </w:r>
          </w:p>
        </w:tc>
        <w:tc>
          <w:tcPr>
            <w:tcW w:w="1547" w:type="dxa"/>
            <w:tcBorders>
              <w:bottom w:val="single" w:sz="4" w:space="0" w:color="000000"/>
            </w:tcBorders>
          </w:tcPr>
          <w:p w14:paraId="000000DF" w14:textId="77777777" w:rsidR="003C0B2E" w:rsidRPr="00FA2A5F" w:rsidRDefault="00243B54">
            <w:pPr>
              <w:spacing w:after="160"/>
              <w:rPr>
                <w:rFonts w:ascii="Times New Roman" w:hAnsi="Times New Roman" w:cs="Times New Roman"/>
              </w:rPr>
            </w:pPr>
            <w:r w:rsidRPr="00FA2A5F">
              <w:rPr>
                <w:rFonts w:ascii="Times New Roman" w:hAnsi="Times New Roman" w:cs="Times New Roman"/>
              </w:rPr>
              <w:t>4</w:t>
            </w:r>
          </w:p>
        </w:tc>
        <w:tc>
          <w:tcPr>
            <w:tcW w:w="2076" w:type="dxa"/>
            <w:tcBorders>
              <w:top w:val="single" w:sz="4" w:space="0" w:color="000000"/>
              <w:bottom w:val="single" w:sz="4" w:space="0" w:color="000000"/>
              <w:right w:val="single" w:sz="4" w:space="0" w:color="000000"/>
            </w:tcBorders>
            <w:shd w:val="clear" w:color="auto" w:fill="auto"/>
          </w:tcPr>
          <w:p w14:paraId="000000E0"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4, 800.00</w:t>
            </w:r>
          </w:p>
        </w:tc>
      </w:tr>
      <w:tr w:rsidR="003C0B2E" w:rsidRPr="00FA2A5F" w14:paraId="38224EFF" w14:textId="77777777">
        <w:trPr>
          <w:trHeight w:val="593"/>
        </w:trPr>
        <w:tc>
          <w:tcPr>
            <w:tcW w:w="1541" w:type="dxa"/>
          </w:tcPr>
          <w:p w14:paraId="000000E1"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 xml:space="preserve">Books </w:t>
            </w:r>
          </w:p>
        </w:tc>
        <w:tc>
          <w:tcPr>
            <w:tcW w:w="2861" w:type="dxa"/>
          </w:tcPr>
          <w:p w14:paraId="000000E2"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Counter books are required for storing records</w:t>
            </w:r>
          </w:p>
        </w:tc>
        <w:tc>
          <w:tcPr>
            <w:tcW w:w="1983" w:type="dxa"/>
          </w:tcPr>
          <w:p w14:paraId="000000E3"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500</w:t>
            </w:r>
          </w:p>
        </w:tc>
        <w:tc>
          <w:tcPr>
            <w:tcW w:w="1547" w:type="dxa"/>
            <w:tcBorders>
              <w:bottom w:val="single" w:sz="4" w:space="0" w:color="000000"/>
            </w:tcBorders>
          </w:tcPr>
          <w:p w14:paraId="000000E4" w14:textId="77777777" w:rsidR="003C0B2E" w:rsidRPr="00FA2A5F" w:rsidRDefault="00243B54">
            <w:pPr>
              <w:spacing w:after="160"/>
              <w:rPr>
                <w:rFonts w:ascii="Times New Roman" w:hAnsi="Times New Roman" w:cs="Times New Roman"/>
              </w:rPr>
            </w:pPr>
            <w:r w:rsidRPr="00FA2A5F">
              <w:rPr>
                <w:rFonts w:ascii="Times New Roman" w:hAnsi="Times New Roman" w:cs="Times New Roman"/>
              </w:rPr>
              <w:t>50</w:t>
            </w:r>
          </w:p>
        </w:tc>
        <w:tc>
          <w:tcPr>
            <w:tcW w:w="2076" w:type="dxa"/>
            <w:tcBorders>
              <w:top w:val="single" w:sz="4" w:space="0" w:color="000000"/>
              <w:bottom w:val="single" w:sz="4" w:space="0" w:color="000000"/>
              <w:right w:val="single" w:sz="4" w:space="0" w:color="000000"/>
            </w:tcBorders>
            <w:shd w:val="clear" w:color="auto" w:fill="auto"/>
          </w:tcPr>
          <w:p w14:paraId="000000E5"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25, 000.00</w:t>
            </w:r>
          </w:p>
        </w:tc>
      </w:tr>
      <w:tr w:rsidR="003C0B2E" w:rsidRPr="00FA2A5F" w14:paraId="173D66EE" w14:textId="77777777">
        <w:trPr>
          <w:trHeight w:val="616"/>
        </w:trPr>
        <w:tc>
          <w:tcPr>
            <w:tcW w:w="1541" w:type="dxa"/>
            <w:tcBorders>
              <w:right w:val="single" w:sz="4" w:space="0" w:color="000000"/>
            </w:tcBorders>
          </w:tcPr>
          <w:p w14:paraId="000000E6"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 xml:space="preserve">Pens </w:t>
            </w:r>
          </w:p>
        </w:tc>
        <w:tc>
          <w:tcPr>
            <w:tcW w:w="2861" w:type="dxa"/>
            <w:tcBorders>
              <w:left w:val="single" w:sz="4" w:space="0" w:color="000000"/>
              <w:right w:val="single" w:sz="4" w:space="0" w:color="000000"/>
            </w:tcBorders>
          </w:tcPr>
          <w:p w14:paraId="000000E7"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Used to record data</w:t>
            </w:r>
          </w:p>
        </w:tc>
        <w:tc>
          <w:tcPr>
            <w:tcW w:w="1983" w:type="dxa"/>
            <w:tcBorders>
              <w:left w:val="single" w:sz="4" w:space="0" w:color="000000"/>
            </w:tcBorders>
          </w:tcPr>
          <w:p w14:paraId="000000E8"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300</w:t>
            </w:r>
          </w:p>
        </w:tc>
        <w:tc>
          <w:tcPr>
            <w:tcW w:w="1547" w:type="dxa"/>
          </w:tcPr>
          <w:p w14:paraId="000000E9" w14:textId="77777777" w:rsidR="003C0B2E" w:rsidRPr="00FA2A5F" w:rsidRDefault="00243B54">
            <w:pPr>
              <w:spacing w:after="160"/>
              <w:rPr>
                <w:rFonts w:ascii="Times New Roman" w:hAnsi="Times New Roman" w:cs="Times New Roman"/>
              </w:rPr>
            </w:pPr>
            <w:r w:rsidRPr="00FA2A5F">
              <w:rPr>
                <w:rFonts w:ascii="Times New Roman" w:hAnsi="Times New Roman" w:cs="Times New Roman"/>
              </w:rPr>
              <w:t>3</w:t>
            </w:r>
          </w:p>
        </w:tc>
        <w:tc>
          <w:tcPr>
            <w:tcW w:w="2076" w:type="dxa"/>
            <w:tcBorders>
              <w:top w:val="single" w:sz="4" w:space="0" w:color="000000"/>
              <w:bottom w:val="single" w:sz="4" w:space="0" w:color="000000"/>
              <w:right w:val="single" w:sz="4" w:space="0" w:color="000000"/>
            </w:tcBorders>
            <w:shd w:val="clear" w:color="auto" w:fill="auto"/>
          </w:tcPr>
          <w:p w14:paraId="000000EA"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900.00</w:t>
            </w:r>
          </w:p>
        </w:tc>
      </w:tr>
      <w:tr w:rsidR="003C0B2E" w:rsidRPr="00FA2A5F" w14:paraId="29A26738" w14:textId="77777777">
        <w:trPr>
          <w:trHeight w:val="531"/>
        </w:trPr>
        <w:tc>
          <w:tcPr>
            <w:tcW w:w="1541" w:type="dxa"/>
          </w:tcPr>
          <w:p w14:paraId="000000EB"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Foolscaps</w:t>
            </w:r>
          </w:p>
        </w:tc>
        <w:tc>
          <w:tcPr>
            <w:tcW w:w="2861" w:type="dxa"/>
          </w:tcPr>
          <w:p w14:paraId="000000EC"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This are used to write data and information</w:t>
            </w:r>
          </w:p>
        </w:tc>
        <w:tc>
          <w:tcPr>
            <w:tcW w:w="1983" w:type="dxa"/>
          </w:tcPr>
          <w:p w14:paraId="000000ED"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500</w:t>
            </w:r>
          </w:p>
        </w:tc>
        <w:tc>
          <w:tcPr>
            <w:tcW w:w="1547" w:type="dxa"/>
          </w:tcPr>
          <w:p w14:paraId="000000EE" w14:textId="77777777" w:rsidR="003C0B2E" w:rsidRPr="00FA2A5F" w:rsidRDefault="00243B54">
            <w:pPr>
              <w:spacing w:after="160"/>
              <w:rPr>
                <w:rFonts w:ascii="Times New Roman" w:hAnsi="Times New Roman" w:cs="Times New Roman"/>
              </w:rPr>
            </w:pPr>
            <w:r w:rsidRPr="00FA2A5F">
              <w:rPr>
                <w:rFonts w:ascii="Times New Roman" w:hAnsi="Times New Roman" w:cs="Times New Roman"/>
              </w:rPr>
              <w:t>5</w:t>
            </w:r>
          </w:p>
        </w:tc>
        <w:tc>
          <w:tcPr>
            <w:tcW w:w="2076" w:type="dxa"/>
            <w:tcBorders>
              <w:bottom w:val="single" w:sz="4" w:space="0" w:color="000000"/>
              <w:right w:val="single" w:sz="4" w:space="0" w:color="000000"/>
            </w:tcBorders>
            <w:shd w:val="clear" w:color="auto" w:fill="auto"/>
          </w:tcPr>
          <w:p w14:paraId="000000EF" w14:textId="77777777" w:rsidR="003C0B2E" w:rsidRPr="00FA2A5F" w:rsidRDefault="00243B54">
            <w:pPr>
              <w:spacing w:after="160"/>
              <w:ind w:firstLine="0"/>
              <w:rPr>
                <w:rFonts w:ascii="Times New Roman" w:hAnsi="Times New Roman" w:cs="Times New Roman"/>
              </w:rPr>
            </w:pPr>
            <w:r w:rsidRPr="00FA2A5F">
              <w:rPr>
                <w:rFonts w:ascii="Times New Roman" w:hAnsi="Times New Roman" w:cs="Times New Roman"/>
              </w:rPr>
              <w:t>2, 500.00</w:t>
            </w:r>
          </w:p>
        </w:tc>
      </w:tr>
      <w:tr w:rsidR="003C0B2E" w:rsidRPr="00FA2A5F" w14:paraId="565E9001" w14:textId="77777777">
        <w:trPr>
          <w:trHeight w:val="485"/>
        </w:trPr>
        <w:tc>
          <w:tcPr>
            <w:tcW w:w="6385" w:type="dxa"/>
            <w:gridSpan w:val="3"/>
          </w:tcPr>
          <w:p w14:paraId="000000F0" w14:textId="77777777" w:rsidR="003C0B2E" w:rsidRPr="00FA2A5F" w:rsidRDefault="003C0B2E">
            <w:pPr>
              <w:widowControl w:val="0"/>
              <w:pBdr>
                <w:top w:val="nil"/>
                <w:left w:val="nil"/>
                <w:bottom w:val="nil"/>
                <w:right w:val="nil"/>
                <w:between w:val="nil"/>
              </w:pBdr>
              <w:spacing w:line="276" w:lineRule="auto"/>
              <w:ind w:firstLine="0"/>
              <w:rPr>
                <w:rFonts w:ascii="Times New Roman" w:hAnsi="Times New Roman" w:cs="Times New Roman"/>
              </w:rPr>
            </w:pPr>
          </w:p>
        </w:tc>
        <w:tc>
          <w:tcPr>
            <w:tcW w:w="3623" w:type="dxa"/>
            <w:gridSpan w:val="2"/>
          </w:tcPr>
          <w:p w14:paraId="000000F3" w14:textId="77777777" w:rsidR="003C0B2E" w:rsidRPr="00FA2A5F" w:rsidRDefault="00243B54">
            <w:pPr>
              <w:keepNext/>
              <w:spacing w:after="160"/>
              <w:rPr>
                <w:rFonts w:ascii="Times New Roman" w:hAnsi="Times New Roman" w:cs="Times New Roman"/>
              </w:rPr>
            </w:pPr>
            <w:r w:rsidRPr="00FA2A5F">
              <w:rPr>
                <w:rFonts w:ascii="Times New Roman" w:hAnsi="Times New Roman" w:cs="Times New Roman"/>
              </w:rPr>
              <w:t>Total :          132, 200</w:t>
            </w:r>
          </w:p>
        </w:tc>
      </w:tr>
    </w:tbl>
    <w:p w14:paraId="000000F5"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000000"/>
          <w:sz w:val="18"/>
          <w:szCs w:val="18"/>
        </w:rPr>
      </w:pPr>
      <w:bookmarkStart w:id="24" w:name="_heading=h.4i7ojhp" w:colFirst="0" w:colLast="0"/>
      <w:bookmarkEnd w:id="24"/>
      <w:r w:rsidRPr="00FA2A5F">
        <w:rPr>
          <w:rFonts w:ascii="Times New Roman" w:hAnsi="Times New Roman" w:cs="Times New Roman"/>
          <w:i/>
          <w:color w:val="000000"/>
          <w:sz w:val="18"/>
          <w:szCs w:val="18"/>
        </w:rPr>
        <w:t>Figure 1: Monthly cost of running the current system</w:t>
      </w:r>
    </w:p>
    <w:p w14:paraId="000000F6" w14:textId="77777777" w:rsidR="003C0B2E" w:rsidRPr="00FA2A5F" w:rsidRDefault="00243B54">
      <w:pPr>
        <w:spacing w:line="259" w:lineRule="auto"/>
        <w:ind w:firstLine="0"/>
        <w:rPr>
          <w:rFonts w:ascii="Times New Roman" w:hAnsi="Times New Roman" w:cs="Times New Roman"/>
          <w:i/>
          <w:sz w:val="18"/>
          <w:szCs w:val="18"/>
        </w:rPr>
      </w:pPr>
      <w:r w:rsidRPr="00FA2A5F">
        <w:rPr>
          <w:rFonts w:ascii="Times New Roman" w:hAnsi="Times New Roman" w:cs="Times New Roman"/>
        </w:rPr>
        <w:br w:type="page"/>
      </w:r>
    </w:p>
    <w:p w14:paraId="000000F7"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lastRenderedPageBreak/>
        <w:t>The Cost of installing and running the proposed system</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3525"/>
        <w:gridCol w:w="1440"/>
        <w:gridCol w:w="1260"/>
        <w:gridCol w:w="1255"/>
      </w:tblGrid>
      <w:tr w:rsidR="003C0B2E" w:rsidRPr="00FA2A5F" w14:paraId="04C76D34" w14:textId="77777777">
        <w:tc>
          <w:tcPr>
            <w:tcW w:w="1870" w:type="dxa"/>
          </w:tcPr>
          <w:p w14:paraId="000000F8"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Item</w:t>
            </w:r>
          </w:p>
        </w:tc>
        <w:tc>
          <w:tcPr>
            <w:tcW w:w="3525" w:type="dxa"/>
          </w:tcPr>
          <w:p w14:paraId="000000F9"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Description</w:t>
            </w:r>
          </w:p>
        </w:tc>
        <w:tc>
          <w:tcPr>
            <w:tcW w:w="1440" w:type="dxa"/>
          </w:tcPr>
          <w:p w14:paraId="000000FA"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Unit Price</w:t>
            </w:r>
          </w:p>
        </w:tc>
        <w:tc>
          <w:tcPr>
            <w:tcW w:w="1260" w:type="dxa"/>
          </w:tcPr>
          <w:p w14:paraId="000000FB"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Quantity</w:t>
            </w:r>
          </w:p>
        </w:tc>
        <w:tc>
          <w:tcPr>
            <w:tcW w:w="1255" w:type="dxa"/>
          </w:tcPr>
          <w:p w14:paraId="000000FC"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Total</w:t>
            </w:r>
          </w:p>
        </w:tc>
      </w:tr>
      <w:tr w:rsidR="003C0B2E" w:rsidRPr="00FA2A5F" w14:paraId="71B51A83" w14:textId="77777777">
        <w:tc>
          <w:tcPr>
            <w:tcW w:w="1870" w:type="dxa"/>
          </w:tcPr>
          <w:p w14:paraId="000000F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Computer</w:t>
            </w:r>
          </w:p>
        </w:tc>
        <w:tc>
          <w:tcPr>
            <w:tcW w:w="3525" w:type="dxa"/>
          </w:tcPr>
          <w:p w14:paraId="000000F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 xml:space="preserve">DELL </w:t>
            </w:r>
          </w:p>
          <w:p w14:paraId="000000FF" w14:textId="77777777" w:rsidR="003C0B2E" w:rsidRPr="00FA2A5F" w:rsidRDefault="00243B54">
            <w:pPr>
              <w:numPr>
                <w:ilvl w:val="0"/>
                <w:numId w:val="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Flat panel monitor 17`</w:t>
            </w:r>
          </w:p>
          <w:p w14:paraId="00000100" w14:textId="77777777" w:rsidR="003C0B2E" w:rsidRPr="00FA2A5F" w:rsidRDefault="00243B54">
            <w:pPr>
              <w:numPr>
                <w:ilvl w:val="0"/>
                <w:numId w:val="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RAM 6GB</w:t>
            </w:r>
          </w:p>
          <w:p w14:paraId="00000101" w14:textId="77777777" w:rsidR="003C0B2E" w:rsidRPr="00FA2A5F" w:rsidRDefault="00243B54">
            <w:pPr>
              <w:numPr>
                <w:ilvl w:val="0"/>
                <w:numId w:val="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Hard Disk 500 GB</w:t>
            </w:r>
          </w:p>
          <w:p w14:paraId="00000102" w14:textId="77777777" w:rsidR="003C0B2E" w:rsidRPr="00FA2A5F" w:rsidRDefault="00243B54">
            <w:pPr>
              <w:numPr>
                <w:ilvl w:val="0"/>
                <w:numId w:val="2"/>
              </w:numPr>
              <w:pBdr>
                <w:top w:val="nil"/>
                <w:left w:val="nil"/>
                <w:bottom w:val="nil"/>
                <w:right w:val="nil"/>
                <w:between w:val="nil"/>
              </w:pBdr>
              <w:spacing w:after="160"/>
              <w:rPr>
                <w:rFonts w:ascii="Times New Roman" w:hAnsi="Times New Roman" w:cs="Times New Roman"/>
              </w:rPr>
            </w:pPr>
            <w:r w:rsidRPr="00FA2A5F">
              <w:rPr>
                <w:rFonts w:ascii="Times New Roman" w:hAnsi="Times New Roman" w:cs="Times New Roman"/>
                <w:color w:val="000000"/>
              </w:rPr>
              <w:t xml:space="preserve">Processor intel i7 Quad Core 2.3GHz </w:t>
            </w:r>
          </w:p>
        </w:tc>
        <w:tc>
          <w:tcPr>
            <w:tcW w:w="1440" w:type="dxa"/>
          </w:tcPr>
          <w:p w14:paraId="0000010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60, 000</w:t>
            </w:r>
          </w:p>
        </w:tc>
        <w:tc>
          <w:tcPr>
            <w:tcW w:w="1260" w:type="dxa"/>
          </w:tcPr>
          <w:p w14:paraId="0000010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tc>
        <w:tc>
          <w:tcPr>
            <w:tcW w:w="1255" w:type="dxa"/>
          </w:tcPr>
          <w:p w14:paraId="0000010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60, 000</w:t>
            </w:r>
          </w:p>
        </w:tc>
      </w:tr>
      <w:tr w:rsidR="003C0B2E" w:rsidRPr="00FA2A5F" w14:paraId="4BC6FD63" w14:textId="77777777">
        <w:tc>
          <w:tcPr>
            <w:tcW w:w="1870" w:type="dxa"/>
          </w:tcPr>
          <w:p w14:paraId="0000010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Printer</w:t>
            </w:r>
          </w:p>
        </w:tc>
        <w:tc>
          <w:tcPr>
            <w:tcW w:w="3525" w:type="dxa"/>
          </w:tcPr>
          <w:p w14:paraId="0000010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HP Laser Jet</w:t>
            </w:r>
          </w:p>
        </w:tc>
        <w:tc>
          <w:tcPr>
            <w:tcW w:w="1440" w:type="dxa"/>
          </w:tcPr>
          <w:p w14:paraId="0000010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17, 540</w:t>
            </w:r>
          </w:p>
        </w:tc>
        <w:tc>
          <w:tcPr>
            <w:tcW w:w="1260" w:type="dxa"/>
          </w:tcPr>
          <w:p w14:paraId="0000010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tc>
        <w:tc>
          <w:tcPr>
            <w:tcW w:w="1255" w:type="dxa"/>
          </w:tcPr>
          <w:p w14:paraId="0000010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17, 540</w:t>
            </w:r>
          </w:p>
        </w:tc>
      </w:tr>
      <w:tr w:rsidR="003C0B2E" w:rsidRPr="00FA2A5F" w14:paraId="2BF3AB17" w14:textId="77777777">
        <w:tc>
          <w:tcPr>
            <w:tcW w:w="1870" w:type="dxa"/>
          </w:tcPr>
          <w:p w14:paraId="0000010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Operating System</w:t>
            </w:r>
          </w:p>
        </w:tc>
        <w:tc>
          <w:tcPr>
            <w:tcW w:w="3525" w:type="dxa"/>
          </w:tcPr>
          <w:p w14:paraId="0000010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Windows 10 Professional</w:t>
            </w:r>
          </w:p>
        </w:tc>
        <w:tc>
          <w:tcPr>
            <w:tcW w:w="1440" w:type="dxa"/>
          </w:tcPr>
          <w:p w14:paraId="0000010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16, 000</w:t>
            </w:r>
          </w:p>
        </w:tc>
        <w:tc>
          <w:tcPr>
            <w:tcW w:w="1260" w:type="dxa"/>
          </w:tcPr>
          <w:p w14:paraId="0000010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tc>
        <w:tc>
          <w:tcPr>
            <w:tcW w:w="1255" w:type="dxa"/>
          </w:tcPr>
          <w:p w14:paraId="0000010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16, 000</w:t>
            </w:r>
          </w:p>
        </w:tc>
      </w:tr>
      <w:tr w:rsidR="003C0B2E" w:rsidRPr="00FA2A5F" w14:paraId="3DF748F4" w14:textId="77777777">
        <w:tc>
          <w:tcPr>
            <w:tcW w:w="1870" w:type="dxa"/>
          </w:tcPr>
          <w:p w14:paraId="0000011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Application Software</w:t>
            </w:r>
          </w:p>
        </w:tc>
        <w:tc>
          <w:tcPr>
            <w:tcW w:w="3525" w:type="dxa"/>
          </w:tcPr>
          <w:p w14:paraId="0000011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Microsoft Office Suite 2016</w:t>
            </w:r>
          </w:p>
        </w:tc>
        <w:tc>
          <w:tcPr>
            <w:tcW w:w="1440" w:type="dxa"/>
          </w:tcPr>
          <w:p w14:paraId="0000011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12, 000</w:t>
            </w:r>
          </w:p>
        </w:tc>
        <w:tc>
          <w:tcPr>
            <w:tcW w:w="1260" w:type="dxa"/>
          </w:tcPr>
          <w:p w14:paraId="0000011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tc>
        <w:tc>
          <w:tcPr>
            <w:tcW w:w="1255" w:type="dxa"/>
          </w:tcPr>
          <w:p w14:paraId="0000011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12, 000</w:t>
            </w:r>
          </w:p>
        </w:tc>
      </w:tr>
      <w:tr w:rsidR="003C0B2E" w:rsidRPr="00FA2A5F" w14:paraId="52B689F0" w14:textId="77777777">
        <w:tc>
          <w:tcPr>
            <w:tcW w:w="1870" w:type="dxa"/>
          </w:tcPr>
          <w:p w14:paraId="0000011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User Training</w:t>
            </w:r>
          </w:p>
        </w:tc>
        <w:tc>
          <w:tcPr>
            <w:tcW w:w="3525" w:type="dxa"/>
          </w:tcPr>
          <w:p w14:paraId="0000011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Training the staff on how to use the database system</w:t>
            </w:r>
          </w:p>
        </w:tc>
        <w:tc>
          <w:tcPr>
            <w:tcW w:w="1440" w:type="dxa"/>
          </w:tcPr>
          <w:p w14:paraId="0000011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3, 000</w:t>
            </w:r>
          </w:p>
        </w:tc>
        <w:tc>
          <w:tcPr>
            <w:tcW w:w="1260" w:type="dxa"/>
          </w:tcPr>
          <w:p w14:paraId="0000011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6</w:t>
            </w:r>
          </w:p>
        </w:tc>
        <w:tc>
          <w:tcPr>
            <w:tcW w:w="1255" w:type="dxa"/>
          </w:tcPr>
          <w:p w14:paraId="0000011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18, 000</w:t>
            </w:r>
          </w:p>
        </w:tc>
      </w:tr>
      <w:tr w:rsidR="003C0B2E" w:rsidRPr="00FA2A5F" w14:paraId="3FD69919" w14:textId="77777777">
        <w:tc>
          <w:tcPr>
            <w:tcW w:w="1870" w:type="dxa"/>
          </w:tcPr>
          <w:p w14:paraId="0000011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Printing papers</w:t>
            </w:r>
          </w:p>
        </w:tc>
        <w:tc>
          <w:tcPr>
            <w:tcW w:w="3525" w:type="dxa"/>
          </w:tcPr>
          <w:p w14:paraId="0000011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For printing reports</w:t>
            </w:r>
          </w:p>
        </w:tc>
        <w:tc>
          <w:tcPr>
            <w:tcW w:w="1440" w:type="dxa"/>
          </w:tcPr>
          <w:p w14:paraId="0000011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500</w:t>
            </w:r>
          </w:p>
        </w:tc>
        <w:tc>
          <w:tcPr>
            <w:tcW w:w="1260" w:type="dxa"/>
          </w:tcPr>
          <w:p w14:paraId="0000011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3</w:t>
            </w:r>
          </w:p>
        </w:tc>
        <w:tc>
          <w:tcPr>
            <w:tcW w:w="1255" w:type="dxa"/>
          </w:tcPr>
          <w:p w14:paraId="0000011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1,500</w:t>
            </w:r>
          </w:p>
        </w:tc>
      </w:tr>
      <w:tr w:rsidR="003C0B2E" w:rsidRPr="00FA2A5F" w14:paraId="26BC36EA" w14:textId="77777777">
        <w:tc>
          <w:tcPr>
            <w:tcW w:w="1870" w:type="dxa"/>
          </w:tcPr>
          <w:p w14:paraId="0000011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System Developers salary</w:t>
            </w:r>
          </w:p>
        </w:tc>
        <w:tc>
          <w:tcPr>
            <w:tcW w:w="3525" w:type="dxa"/>
          </w:tcPr>
          <w:p w14:paraId="0000012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Salary paid to the specialist building the system</w:t>
            </w:r>
          </w:p>
        </w:tc>
        <w:tc>
          <w:tcPr>
            <w:tcW w:w="1440" w:type="dxa"/>
          </w:tcPr>
          <w:p w14:paraId="0000012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120, 000</w:t>
            </w:r>
          </w:p>
        </w:tc>
        <w:tc>
          <w:tcPr>
            <w:tcW w:w="1260" w:type="dxa"/>
          </w:tcPr>
          <w:p w14:paraId="0000012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tc>
        <w:tc>
          <w:tcPr>
            <w:tcW w:w="1255" w:type="dxa"/>
          </w:tcPr>
          <w:p w14:paraId="0000012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120, 000</w:t>
            </w:r>
          </w:p>
        </w:tc>
      </w:tr>
      <w:tr w:rsidR="003C0B2E" w:rsidRPr="00FA2A5F" w14:paraId="1D9378E4" w14:textId="77777777">
        <w:tc>
          <w:tcPr>
            <w:tcW w:w="1870" w:type="dxa"/>
          </w:tcPr>
          <w:p w14:paraId="00000124" w14:textId="77777777" w:rsidR="003C0B2E" w:rsidRPr="00FA2A5F" w:rsidRDefault="003C0B2E">
            <w:pPr>
              <w:ind w:firstLine="0"/>
              <w:rPr>
                <w:rFonts w:ascii="Times New Roman" w:hAnsi="Times New Roman" w:cs="Times New Roman"/>
              </w:rPr>
            </w:pPr>
          </w:p>
        </w:tc>
        <w:tc>
          <w:tcPr>
            <w:tcW w:w="3525" w:type="dxa"/>
          </w:tcPr>
          <w:p w14:paraId="00000125" w14:textId="77777777" w:rsidR="003C0B2E" w:rsidRPr="00FA2A5F" w:rsidRDefault="003C0B2E">
            <w:pPr>
              <w:ind w:firstLine="0"/>
              <w:rPr>
                <w:rFonts w:ascii="Times New Roman" w:hAnsi="Times New Roman" w:cs="Times New Roman"/>
              </w:rPr>
            </w:pPr>
          </w:p>
        </w:tc>
        <w:tc>
          <w:tcPr>
            <w:tcW w:w="1440" w:type="dxa"/>
          </w:tcPr>
          <w:p w14:paraId="00000126" w14:textId="77777777" w:rsidR="003C0B2E" w:rsidRPr="00FA2A5F" w:rsidRDefault="003C0B2E">
            <w:pPr>
              <w:ind w:firstLine="0"/>
              <w:rPr>
                <w:rFonts w:ascii="Times New Roman" w:hAnsi="Times New Roman" w:cs="Times New Roman"/>
              </w:rPr>
            </w:pPr>
          </w:p>
        </w:tc>
        <w:tc>
          <w:tcPr>
            <w:tcW w:w="1260" w:type="dxa"/>
          </w:tcPr>
          <w:p w14:paraId="00000127"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Total</w:t>
            </w:r>
          </w:p>
        </w:tc>
        <w:tc>
          <w:tcPr>
            <w:tcW w:w="1255" w:type="dxa"/>
          </w:tcPr>
          <w:p w14:paraId="0000012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245, 040</w:t>
            </w:r>
          </w:p>
        </w:tc>
      </w:tr>
    </w:tbl>
    <w:p w14:paraId="00000129"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t>Comparing the cost for running the two systems</w:t>
      </w:r>
    </w:p>
    <w:p w14:paraId="0000012A" w14:textId="77777777" w:rsidR="003C0B2E" w:rsidRPr="00FA2A5F" w:rsidRDefault="00243B54">
      <w:pPr>
        <w:rPr>
          <w:rFonts w:ascii="Times New Roman" w:hAnsi="Times New Roman" w:cs="Times New Roman"/>
        </w:rPr>
      </w:pPr>
      <w:r w:rsidRPr="00FA2A5F">
        <w:rPr>
          <w:rFonts w:ascii="Times New Roman" w:hAnsi="Times New Roman" w:cs="Times New Roman"/>
        </w:rPr>
        <w:t>The proposed system’s initial investment cost is Kshs. 245, 040. This cost will be inclusive of the cost for running th</w:t>
      </w:r>
      <w:r w:rsidRPr="00FA2A5F">
        <w:rPr>
          <w:rFonts w:ascii="Times New Roman" w:hAnsi="Times New Roman" w:cs="Times New Roman"/>
        </w:rPr>
        <w:t xml:space="preserve">e proposed system for the first year of its implementation. </w:t>
      </w:r>
    </w:p>
    <w:p w14:paraId="0000012B" w14:textId="77777777" w:rsidR="003C0B2E" w:rsidRPr="00FA2A5F" w:rsidRDefault="00243B54">
      <w:pPr>
        <w:rPr>
          <w:rFonts w:ascii="Times New Roman" w:hAnsi="Times New Roman" w:cs="Times New Roman"/>
        </w:rPr>
      </w:pPr>
      <w:r w:rsidRPr="00FA2A5F">
        <w:rPr>
          <w:rFonts w:ascii="Times New Roman" w:hAnsi="Times New Roman" w:cs="Times New Roman"/>
        </w:rPr>
        <w:t>The proposed system is projected to be used for seven (7) years. The subsequent cost for running the system in each of the subsequent years is broken down as follows:</w:t>
      </w:r>
    </w:p>
    <w:p w14:paraId="0000012C" w14:textId="77777777" w:rsidR="003C0B2E" w:rsidRPr="00FA2A5F" w:rsidRDefault="00243B54">
      <w:pPr>
        <w:numPr>
          <w:ilvl w:val="0"/>
          <w:numId w:val="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Cost for printing papers: 500 * 3 * 12 months = 18 000</w:t>
      </w:r>
    </w:p>
    <w:p w14:paraId="0000012D" w14:textId="77777777" w:rsidR="003C0B2E" w:rsidRPr="00FA2A5F" w:rsidRDefault="00243B54">
      <w:pPr>
        <w:numPr>
          <w:ilvl w:val="0"/>
          <w:numId w:val="6"/>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Maintenance cost per year = 24 000</w:t>
      </w:r>
    </w:p>
    <w:p w14:paraId="0000012E" w14:textId="77777777" w:rsidR="003C0B2E" w:rsidRPr="00FA2A5F" w:rsidRDefault="00243B54">
      <w:pPr>
        <w:numPr>
          <w:ilvl w:val="0"/>
          <w:numId w:val="6"/>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Salary for the system operators = 20 000 * 12 months = 240 000</w:t>
      </w:r>
    </w:p>
    <w:p w14:paraId="0000012F"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Total = 282 000</w:t>
      </w:r>
    </w:p>
    <w:p w14:paraId="00000130" w14:textId="77777777" w:rsidR="003C0B2E" w:rsidRPr="00FA2A5F" w:rsidRDefault="00243B54">
      <w:pPr>
        <w:rPr>
          <w:rFonts w:ascii="Times New Roman" w:hAnsi="Times New Roman" w:cs="Times New Roman"/>
        </w:rPr>
      </w:pPr>
      <w:r w:rsidRPr="00FA2A5F">
        <w:rPr>
          <w:rFonts w:ascii="Times New Roman" w:hAnsi="Times New Roman" w:cs="Times New Roman"/>
        </w:rPr>
        <w:lastRenderedPageBreak/>
        <w:t>In 7 years the proposed system will cost:</w:t>
      </w:r>
    </w:p>
    <w:p w14:paraId="00000131" w14:textId="77777777" w:rsidR="003C0B2E" w:rsidRPr="00FA2A5F" w:rsidRDefault="00243B54">
      <w:pPr>
        <w:numPr>
          <w:ilvl w:val="0"/>
          <w:numId w:val="4"/>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Initial investment: 245 040 </w:t>
      </w:r>
    </w:p>
    <w:p w14:paraId="00000132" w14:textId="77777777" w:rsidR="003C0B2E" w:rsidRPr="00FA2A5F" w:rsidRDefault="00243B54">
      <w:pPr>
        <w:numPr>
          <w:ilvl w:val="0"/>
          <w:numId w:val="4"/>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Running cost</w:t>
      </w:r>
      <w:r w:rsidRPr="00FA2A5F">
        <w:rPr>
          <w:rFonts w:ascii="Times New Roman" w:hAnsi="Times New Roman" w:cs="Times New Roman"/>
          <w:color w:val="000000"/>
        </w:rPr>
        <w:t xml:space="preserve">:  282 000 * 6 </w:t>
      </w:r>
    </w:p>
    <w:p w14:paraId="00000133" w14:textId="77777777" w:rsidR="003C0B2E" w:rsidRPr="00FA2A5F" w:rsidRDefault="00243B54">
      <w:pPr>
        <w:numPr>
          <w:ilvl w:val="0"/>
          <w:numId w:val="4"/>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Total = 1 937 040</w:t>
      </w:r>
    </w:p>
    <w:p w14:paraId="00000134"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The cost for running the manual system in seven years is: </w:t>
      </w:r>
    </w:p>
    <w:p w14:paraId="00000135" w14:textId="77777777" w:rsidR="003C0B2E" w:rsidRPr="00FA2A5F" w:rsidRDefault="00243B54">
      <w:pPr>
        <w:numPr>
          <w:ilvl w:val="0"/>
          <w:numId w:val="9"/>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132 200 * 12 Months * 7 Years = 11 104 800</w:t>
      </w:r>
    </w:p>
    <w:p w14:paraId="00000136" w14:textId="77777777" w:rsidR="003C0B2E" w:rsidRPr="00FA2A5F" w:rsidRDefault="00243B54">
      <w:pPr>
        <w:numPr>
          <w:ilvl w:val="0"/>
          <w:numId w:val="9"/>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Amount saved if proposed system is implemented = 11 104 800 – 1 937 040 = 9 167 760</w:t>
      </w:r>
    </w:p>
    <w:p w14:paraId="00000137"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From the above, it is evident that although the initial implementation cost for the proposed system is high, its running cost is very small compared to the current system. Movers Company will save Kshs. 9, 167, 760 in seven years if the proposed system is </w:t>
      </w:r>
      <w:r w:rsidRPr="00FA2A5F">
        <w:rPr>
          <w:rFonts w:ascii="Times New Roman" w:hAnsi="Times New Roman" w:cs="Times New Roman"/>
        </w:rPr>
        <w:t>implemented. Therefore, the implementation of the proposed system was approved since the project proved to be economically feasible by the management of Movers Transport Company.</w:t>
      </w:r>
    </w:p>
    <w:p w14:paraId="00000138"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39" w14:textId="77777777" w:rsidR="003C0B2E" w:rsidRPr="00FA2A5F" w:rsidRDefault="00243B54">
      <w:pPr>
        <w:pStyle w:val="Heading1"/>
        <w:rPr>
          <w:rFonts w:ascii="Times New Roman" w:hAnsi="Times New Roman" w:cs="Times New Roman"/>
        </w:rPr>
      </w:pPr>
      <w:bookmarkStart w:id="25" w:name="_heading=h.2xcytpi" w:colFirst="0" w:colLast="0"/>
      <w:bookmarkEnd w:id="25"/>
      <w:r w:rsidRPr="00FA2A5F">
        <w:rPr>
          <w:rFonts w:ascii="Times New Roman" w:hAnsi="Times New Roman" w:cs="Times New Roman"/>
        </w:rPr>
        <w:lastRenderedPageBreak/>
        <w:t>Chapter 3: System Design</w:t>
      </w:r>
      <w:r w:rsidRPr="00FA2A5F">
        <w:rPr>
          <w:rFonts w:ascii="Times New Roman" w:hAnsi="Times New Roman" w:cs="Times New Roman"/>
          <w:noProof/>
        </w:rPr>
        <mc:AlternateContent>
          <mc:Choice Requires="wpg">
            <w:drawing>
              <wp:anchor distT="0" distB="0" distL="114300" distR="114300" simplePos="0" relativeHeight="251658240" behindDoc="0" locked="0" layoutInCell="1" hidden="0" allowOverlap="1">
                <wp:simplePos x="0" y="0"/>
                <wp:positionH relativeFrom="column">
                  <wp:posOffset>-304799</wp:posOffset>
                </wp:positionH>
                <wp:positionV relativeFrom="paragraph">
                  <wp:posOffset>558800</wp:posOffset>
                </wp:positionV>
                <wp:extent cx="6276975" cy="8199755"/>
                <wp:effectExtent l="0" t="0" r="0" b="0"/>
                <wp:wrapNone/>
                <wp:docPr id="797" name="Group 797"/>
                <wp:cNvGraphicFramePr/>
                <a:graphic xmlns:a="http://schemas.openxmlformats.org/drawingml/2006/main">
                  <a:graphicData uri="http://schemas.microsoft.com/office/word/2010/wordprocessingGroup">
                    <wpg:wgp>
                      <wpg:cNvGrpSpPr/>
                      <wpg:grpSpPr>
                        <a:xfrm>
                          <a:off x="0" y="0"/>
                          <a:ext cx="6276975" cy="8199755"/>
                          <a:chOff x="2207513" y="0"/>
                          <a:chExt cx="6276975" cy="7560000"/>
                        </a:xfrm>
                      </wpg:grpSpPr>
                      <wpg:grpSp>
                        <wpg:cNvPr id="1" name="Group 1"/>
                        <wpg:cNvGrpSpPr/>
                        <wpg:grpSpPr>
                          <a:xfrm>
                            <a:off x="2207513" y="0"/>
                            <a:ext cx="6276975" cy="7560000"/>
                            <a:chOff x="0" y="0"/>
                            <a:chExt cx="6276975" cy="8199755"/>
                          </a:xfrm>
                        </wpg:grpSpPr>
                        <wps:wsp>
                          <wps:cNvPr id="2" name="Rectangle 2"/>
                          <wps:cNvSpPr/>
                          <wps:spPr>
                            <a:xfrm>
                              <a:off x="0" y="0"/>
                              <a:ext cx="6276975" cy="8199750"/>
                            </a:xfrm>
                            <a:prstGeom prst="rect">
                              <a:avLst/>
                            </a:prstGeom>
                            <a:noFill/>
                            <a:ln>
                              <a:noFill/>
                            </a:ln>
                          </wps:spPr>
                          <wps:txbx>
                            <w:txbxContent>
                              <w:p w14:paraId="7DA32542"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3" name="Flowchart: Process 3"/>
                          <wps:cNvSpPr/>
                          <wps:spPr>
                            <a:xfrm>
                              <a:off x="3448050" y="245745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7BD5D89"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4" name="Flowchart: Process 4"/>
                          <wps:cNvSpPr/>
                          <wps:spPr>
                            <a:xfrm>
                              <a:off x="1133475" y="399097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5518801A"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 name="Flowchart: Process 5"/>
                          <wps:cNvSpPr/>
                          <wps:spPr>
                            <a:xfrm>
                              <a:off x="4048125" y="492442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9B652FD"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6" name="Flowchart: Decision 6"/>
                          <wps:cNvSpPr/>
                          <wps:spPr>
                            <a:xfrm>
                              <a:off x="1038225" y="1971675"/>
                              <a:ext cx="13525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0CF94F77" w14:textId="77777777" w:rsidR="003C0B2E" w:rsidRDefault="00243B54">
                                <w:pPr>
                                  <w:ind w:firstLine="0"/>
                                  <w:textDirection w:val="btLr"/>
                                </w:pPr>
                                <w:r>
                                  <w:rPr>
                                    <w:rFonts w:ascii="Quattrocento Sans" w:hAnsi="Quattrocento Sans"/>
                                    <w:color w:val="000000"/>
                                    <w:sz w:val="18"/>
                                  </w:rPr>
                                  <w:t>Registration?</w:t>
                                </w:r>
                              </w:p>
                            </w:txbxContent>
                          </wps:txbx>
                          <wps:bodyPr spcFirstLastPara="1" wrap="square" lIns="0" tIns="0" rIns="0" bIns="0" anchor="ctr" anchorCtr="0">
                            <a:noAutofit/>
                          </wps:bodyPr>
                        </wps:wsp>
                        <wps:wsp>
                          <wps:cNvPr id="7" name="Flowchart: Decision 7"/>
                          <wps:cNvSpPr/>
                          <wps:spPr>
                            <a:xfrm>
                              <a:off x="4552950" y="1962150"/>
                              <a:ext cx="145732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56E09A8F" w14:textId="77777777" w:rsidR="003C0B2E" w:rsidRDefault="00243B54">
                                <w:pPr>
                                  <w:ind w:firstLine="0"/>
                                  <w:textDirection w:val="btLr"/>
                                </w:pPr>
                                <w:r>
                                  <w:rPr>
                                    <w:rFonts w:ascii="Quattrocento Sans" w:hAnsi="Quattrocento Sans"/>
                                    <w:color w:val="000000"/>
                                    <w:sz w:val="18"/>
                                  </w:rPr>
                                  <w:t>Order for Transport?</w:t>
                                </w:r>
                              </w:p>
                            </w:txbxContent>
                          </wps:txbx>
                          <wps:bodyPr spcFirstLastPara="1" wrap="square" lIns="0" tIns="0" rIns="0" bIns="0" anchor="ctr" anchorCtr="0">
                            <a:noAutofit/>
                          </wps:bodyPr>
                        </wps:wsp>
                        <wps:wsp>
                          <wps:cNvPr id="8" name="Flowchart: Decision 8"/>
                          <wps:cNvSpPr/>
                          <wps:spPr>
                            <a:xfrm>
                              <a:off x="1466850" y="354330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2C701B40" w14:textId="77777777" w:rsidR="003C0B2E" w:rsidRDefault="00243B54">
                                <w:pPr>
                                  <w:ind w:firstLine="0"/>
                                  <w:textDirection w:val="btLr"/>
                                </w:pPr>
                                <w:r>
                                  <w:rPr>
                                    <w:rFonts w:ascii="Quattrocento Sans" w:hAnsi="Quattrocento Sans"/>
                                    <w:color w:val="000000"/>
                                    <w:sz w:val="18"/>
                                  </w:rPr>
                                  <w:t xml:space="preserve">Group? </w:t>
                                </w:r>
                              </w:p>
                            </w:txbxContent>
                          </wps:txbx>
                          <wps:bodyPr spcFirstLastPara="1" wrap="square" lIns="0" tIns="0" rIns="0" bIns="0" anchor="ctr" anchorCtr="0">
                            <a:noAutofit/>
                          </wps:bodyPr>
                        </wps:wsp>
                        <wps:wsp>
                          <wps:cNvPr id="9" name="Flowchart: Decision 9"/>
                          <wps:cNvSpPr/>
                          <wps:spPr>
                            <a:xfrm>
                              <a:off x="3429000" y="3533775"/>
                              <a:ext cx="12382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7DD1FDB" w14:textId="77777777" w:rsidR="003C0B2E" w:rsidRDefault="00243B54">
                                <w:pPr>
                                  <w:ind w:firstLine="0"/>
                                  <w:textDirection w:val="btLr"/>
                                </w:pPr>
                                <w:r>
                                  <w:rPr>
                                    <w:rFonts w:ascii="Quattrocento Sans" w:hAnsi="Quattrocento Sans"/>
                                    <w:color w:val="000000"/>
                                    <w:sz w:val="18"/>
                                  </w:rPr>
                                  <w:t>Large scale farmer?</w:t>
                                </w:r>
                              </w:p>
                            </w:txbxContent>
                          </wps:txbx>
                          <wps:bodyPr spcFirstLastPara="1" wrap="square" lIns="0" tIns="0" rIns="0" bIns="0" anchor="ctr" anchorCtr="0">
                            <a:noAutofit/>
                          </wps:bodyPr>
                        </wps:wsp>
                        <wps:wsp>
                          <wps:cNvPr id="10" name="Flowchart: Manual Input 10"/>
                          <wps:cNvSpPr/>
                          <wps:spPr>
                            <a:xfrm>
                              <a:off x="28575" y="365760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4CEE6998" w14:textId="77777777" w:rsidR="003C0B2E" w:rsidRDefault="00243B54">
                                <w:pPr>
                                  <w:ind w:firstLine="0"/>
                                  <w:textDirection w:val="btLr"/>
                                </w:pPr>
                                <w:r>
                                  <w:rPr>
                                    <w:rFonts w:ascii="Quattrocento Sans" w:hAnsi="Quattrocento Sans"/>
                                    <w:color w:val="000000"/>
                                    <w:sz w:val="18"/>
                                  </w:rPr>
                                  <w:t>Enter group details</w:t>
                                </w:r>
                              </w:p>
                            </w:txbxContent>
                          </wps:txbx>
                          <wps:bodyPr spcFirstLastPara="1" wrap="square" lIns="0" tIns="0" rIns="0" bIns="0" anchor="ctr" anchorCtr="0">
                            <a:noAutofit/>
                          </wps:bodyPr>
                        </wps:wsp>
                        <wps:wsp>
                          <wps:cNvPr id="11" name="Flowchart: Manual Input 11"/>
                          <wps:cNvSpPr/>
                          <wps:spPr>
                            <a:xfrm>
                              <a:off x="0" y="4991100"/>
                              <a:ext cx="123825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33EE77CD" w14:textId="77777777" w:rsidR="003C0B2E" w:rsidRDefault="00243B54">
                                <w:pPr>
                                  <w:ind w:firstLine="0"/>
                                  <w:textDirection w:val="btLr"/>
                                </w:pPr>
                                <w:r>
                                  <w:rPr>
                                    <w:rFonts w:ascii="Quattrocento Sans" w:hAnsi="Quattrocento Sans"/>
                                    <w:color w:val="000000"/>
                                    <w:sz w:val="18"/>
                                  </w:rPr>
                                  <w:t>Enter Group Members details</w:t>
                                </w:r>
                              </w:p>
                            </w:txbxContent>
                          </wps:txbx>
                          <wps:bodyPr spcFirstLastPara="1" wrap="square" lIns="0" tIns="0" rIns="0" bIns="0" anchor="ctr" anchorCtr="0">
                            <a:noAutofit/>
                          </wps:bodyPr>
                        </wps:wsp>
                        <wps:wsp>
                          <wps:cNvPr id="12" name="Flowchart: Process 12"/>
                          <wps:cNvSpPr/>
                          <wps:spPr>
                            <a:xfrm>
                              <a:off x="1447800" y="5886450"/>
                              <a:ext cx="904875" cy="665406"/>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43D32E9C" w14:textId="77777777" w:rsidR="003C0B2E" w:rsidRDefault="00243B54">
                                <w:pPr>
                                  <w:ind w:firstLine="0"/>
                                  <w:textDirection w:val="btLr"/>
                                </w:pPr>
                                <w:r>
                                  <w:rPr>
                                    <w:rFonts w:ascii="Quattrocento Sans" w:hAnsi="Quattrocento Sans"/>
                                    <w:color w:val="000000"/>
                                    <w:sz w:val="18"/>
                                  </w:rPr>
                                  <w:t>Register member</w:t>
                                </w:r>
                              </w:p>
                            </w:txbxContent>
                          </wps:txbx>
                          <wps:bodyPr spcFirstLastPara="1" wrap="square" lIns="0" tIns="0" rIns="0" bIns="0" anchor="ctr" anchorCtr="0">
                            <a:noAutofit/>
                          </wps:bodyPr>
                        </wps:wsp>
                        <wps:wsp>
                          <wps:cNvPr id="13" name="Flowchart: Document 13"/>
                          <wps:cNvSpPr/>
                          <wps:spPr>
                            <a:xfrm>
                              <a:off x="1409700" y="6934200"/>
                              <a:ext cx="1123950" cy="713624"/>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F2A44A9" w14:textId="77777777" w:rsidR="003C0B2E" w:rsidRDefault="00243B54">
                                <w:pPr>
                                  <w:ind w:firstLine="0"/>
                                  <w:textDirection w:val="btLr"/>
                                </w:pPr>
                                <w:r>
                                  <w:rPr>
                                    <w:rFonts w:ascii="Quattrocento Sans" w:hAnsi="Quattrocento Sans"/>
                                    <w:color w:val="000000"/>
                                    <w:sz w:val="18"/>
                                  </w:rPr>
                                  <w:t>Print registration successful</w:t>
                                </w:r>
                              </w:p>
                            </w:txbxContent>
                          </wps:txbx>
                          <wps:bodyPr spcFirstLastPara="1" wrap="square" lIns="0" tIns="0" rIns="0" bIns="0" anchor="ctr" anchorCtr="0">
                            <a:noAutofit/>
                          </wps:bodyPr>
                        </wps:wsp>
                        <wps:wsp>
                          <wps:cNvPr id="14" name="Flowchart: Manual Input 14"/>
                          <wps:cNvSpPr/>
                          <wps:spPr>
                            <a:xfrm>
                              <a:off x="2524125" y="4981575"/>
                              <a:ext cx="914400" cy="771485"/>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5A64F5A0" w14:textId="77777777" w:rsidR="003C0B2E" w:rsidRDefault="00243B54">
                                <w:pPr>
                                  <w:ind w:firstLine="0"/>
                                  <w:textDirection w:val="btLr"/>
                                </w:pPr>
                                <w:r>
                                  <w:rPr>
                                    <w:rFonts w:ascii="Quattrocento Sans" w:hAnsi="Quattrocento Sans"/>
                                    <w:color w:val="000000"/>
                                    <w:sz w:val="18"/>
                                  </w:rPr>
                                  <w:t>Enter member details</w:t>
                                </w:r>
                              </w:p>
                            </w:txbxContent>
                          </wps:txbx>
                          <wps:bodyPr spcFirstLastPara="1" wrap="square" lIns="0" tIns="0" rIns="0" bIns="0" anchor="ctr" anchorCtr="0">
                            <a:noAutofit/>
                          </wps:bodyPr>
                        </wps:wsp>
                        <wps:wsp>
                          <wps:cNvPr id="15" name="Flowchart: Manual Input 15"/>
                          <wps:cNvSpPr/>
                          <wps:spPr>
                            <a:xfrm>
                              <a:off x="5086350" y="3409950"/>
                              <a:ext cx="91440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25A757F8" w14:textId="77777777" w:rsidR="003C0B2E" w:rsidRDefault="00243B54">
                                <w:pPr>
                                  <w:ind w:firstLine="0"/>
                                  <w:textDirection w:val="btLr"/>
                                </w:pPr>
                                <w:r>
                                  <w:rPr>
                                    <w:rFonts w:ascii="Quattrocento Sans" w:hAnsi="Quattrocento Sans"/>
                                    <w:color w:val="000000"/>
                                    <w:sz w:val="18"/>
                                  </w:rPr>
                                  <w:t>Enter member ID</w:t>
                                </w:r>
                              </w:p>
                            </w:txbxContent>
                          </wps:txbx>
                          <wps:bodyPr spcFirstLastPara="1" wrap="square" lIns="0" tIns="0" rIns="0" bIns="0" anchor="ctr" anchorCtr="0">
                            <a:noAutofit/>
                          </wps:bodyPr>
                        </wps:wsp>
                        <wps:wsp>
                          <wps:cNvPr id="16" name="Flowchart: Process 16"/>
                          <wps:cNvSpPr/>
                          <wps:spPr>
                            <a:xfrm>
                              <a:off x="5067300" y="450532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6ADF0740" w14:textId="77777777" w:rsidR="003C0B2E" w:rsidRDefault="00243B54">
                                <w:pPr>
                                  <w:ind w:firstLine="0"/>
                                  <w:textDirection w:val="btLr"/>
                                </w:pPr>
                                <w:r>
                                  <w:rPr>
                                    <w:rFonts w:ascii="Quattrocento Sans" w:hAnsi="Quattrocento Sans"/>
                                    <w:color w:val="000000"/>
                                    <w:sz w:val="18"/>
                                  </w:rPr>
                                  <w:t>Members file ordered by member ID</w:t>
                                </w:r>
                              </w:p>
                            </w:txbxContent>
                          </wps:txbx>
                          <wps:bodyPr spcFirstLastPara="1" wrap="square" lIns="0" tIns="0" rIns="0" bIns="0" anchor="ctr" anchorCtr="0">
                            <a:noAutofit/>
                          </wps:bodyPr>
                        </wps:wsp>
                        <wps:wsp>
                          <wps:cNvPr id="17" name="Flowchart: Manual Input 17"/>
                          <wps:cNvSpPr/>
                          <wps:spPr>
                            <a:xfrm>
                              <a:off x="5029200" y="5419725"/>
                              <a:ext cx="91440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195AC571" w14:textId="77777777" w:rsidR="003C0B2E" w:rsidRDefault="00243B54">
                                <w:pPr>
                                  <w:ind w:firstLine="0"/>
                                  <w:textDirection w:val="btLr"/>
                                </w:pPr>
                                <w:r>
                                  <w:rPr>
                                    <w:rFonts w:ascii="Quattrocento Sans" w:hAnsi="Quattrocento Sans"/>
                                    <w:color w:val="000000"/>
                                    <w:sz w:val="18"/>
                                  </w:rPr>
                                  <w:t>Enter order details</w:t>
                                </w:r>
                              </w:p>
                            </w:txbxContent>
                          </wps:txbx>
                          <wps:bodyPr spcFirstLastPara="1" wrap="square" lIns="0" tIns="0" rIns="0" bIns="0" anchor="ctr" anchorCtr="0">
                            <a:noAutofit/>
                          </wps:bodyPr>
                        </wps:wsp>
                        <wps:wsp>
                          <wps:cNvPr id="18" name="Flowchart: Document 18"/>
                          <wps:cNvSpPr/>
                          <wps:spPr>
                            <a:xfrm>
                              <a:off x="5019675" y="7486650"/>
                              <a:ext cx="962025"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6276DFA" w14:textId="77777777" w:rsidR="003C0B2E" w:rsidRDefault="00243B54">
                                <w:pPr>
                                  <w:ind w:firstLine="0"/>
                                  <w:textDirection w:val="btLr"/>
                                </w:pPr>
                                <w:r>
                                  <w:rPr>
                                    <w:rFonts w:ascii="Quattrocento Sans" w:hAnsi="Quattrocento Sans"/>
                                    <w:color w:val="000000"/>
                                    <w:sz w:val="18"/>
                                  </w:rPr>
                                  <w:t>Print order invoice</w:t>
                                </w:r>
                              </w:p>
                            </w:txbxContent>
                          </wps:txbx>
                          <wps:bodyPr spcFirstLastPara="1" wrap="square" lIns="0" tIns="0" rIns="0" bIns="0" anchor="ctr" anchorCtr="0">
                            <a:noAutofit/>
                          </wps:bodyPr>
                        </wps:wsp>
                        <wps:wsp>
                          <wps:cNvPr id="19" name="Flowchart: Process 19"/>
                          <wps:cNvSpPr/>
                          <wps:spPr>
                            <a:xfrm>
                              <a:off x="5029200" y="656272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1F1A17F9" w14:textId="77777777" w:rsidR="003C0B2E" w:rsidRDefault="00243B54">
                                <w:pPr>
                                  <w:ind w:firstLine="0"/>
                                  <w:textDirection w:val="btLr"/>
                                </w:pPr>
                                <w:r>
                                  <w:rPr>
                                    <w:rFonts w:ascii="Quattrocento Sans" w:hAnsi="Quattrocento Sans"/>
                                    <w:color w:val="000000"/>
                                    <w:sz w:val="18"/>
                                  </w:rPr>
                                  <w:t>Process order</w:t>
                                </w:r>
                              </w:p>
                            </w:txbxContent>
                          </wps:txbx>
                          <wps:bodyPr spcFirstLastPara="1" wrap="square" lIns="0" tIns="0" rIns="0" bIns="0" anchor="ctr" anchorCtr="0">
                            <a:noAutofit/>
                          </wps:bodyPr>
                        </wps:wsp>
                        <wps:wsp>
                          <wps:cNvPr id="20" name="Straight Arrow Connector 20"/>
                          <wps:cNvCnPr/>
                          <wps:spPr>
                            <a:xfrm rot="10800000">
                              <a:off x="1076325" y="4152900"/>
                              <a:ext cx="381000" cy="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1" name="Straight Arrow Connector 21"/>
                          <wps:cNvCnPr/>
                          <wps:spPr>
                            <a:xfrm>
                              <a:off x="466725" y="4429125"/>
                              <a:ext cx="0" cy="70398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2" name="Straight Arrow Connector 22"/>
                          <wps:cNvCnPr/>
                          <wps:spPr>
                            <a:xfrm>
                              <a:off x="485775" y="5753100"/>
                              <a:ext cx="0" cy="452755"/>
                            </a:xfrm>
                            <a:prstGeom prst="straightConnector1">
                              <a:avLst/>
                            </a:prstGeom>
                            <a:solidFill>
                              <a:srgbClr val="FFFFFF"/>
                            </a:solidFill>
                            <a:ln w="12700" cap="flat" cmpd="sng">
                              <a:solidFill>
                                <a:srgbClr val="000000"/>
                              </a:solidFill>
                              <a:prstDash val="solid"/>
                              <a:miter lim="800000"/>
                              <a:headEnd type="none" w="sm" len="sm"/>
                              <a:tailEnd type="none" w="sm" len="sm"/>
                            </a:ln>
                          </wps:spPr>
                          <wps:bodyPr/>
                        </wps:wsp>
                        <wps:wsp>
                          <wps:cNvPr id="23" name="Straight Arrow Connector 23"/>
                          <wps:cNvCnPr/>
                          <wps:spPr>
                            <a:xfrm>
                              <a:off x="3143250" y="5762625"/>
                              <a:ext cx="0" cy="424317"/>
                            </a:xfrm>
                            <a:prstGeom prst="straightConnector1">
                              <a:avLst/>
                            </a:prstGeom>
                            <a:solidFill>
                              <a:srgbClr val="FFFFFF"/>
                            </a:solidFill>
                            <a:ln w="12700" cap="flat" cmpd="sng">
                              <a:solidFill>
                                <a:srgbClr val="000000"/>
                              </a:solidFill>
                              <a:prstDash val="solid"/>
                              <a:miter lim="800000"/>
                              <a:headEnd type="none" w="sm" len="sm"/>
                              <a:tailEnd type="none" w="sm" len="sm"/>
                            </a:ln>
                          </wps:spPr>
                          <wps:bodyPr/>
                        </wps:wsp>
                        <wps:wsp>
                          <wps:cNvPr id="24" name="Straight Arrow Connector 24"/>
                          <wps:cNvCnPr/>
                          <wps:spPr>
                            <a:xfrm>
                              <a:off x="1933575" y="6543675"/>
                              <a:ext cx="0" cy="395386"/>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5" name="Straight Arrow Connector 25"/>
                          <wps:cNvCnPr/>
                          <wps:spPr>
                            <a:xfrm>
                              <a:off x="5286375" y="4171950"/>
                              <a:ext cx="9525" cy="32766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6" name="Straight Arrow Connector 26"/>
                          <wps:cNvCnPr/>
                          <wps:spPr>
                            <a:xfrm>
                              <a:off x="5305425" y="5172075"/>
                              <a:ext cx="0" cy="37592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7" name="Straight Arrow Connector 27"/>
                          <wps:cNvCnPr/>
                          <wps:spPr>
                            <a:xfrm>
                              <a:off x="5267325" y="6200775"/>
                              <a:ext cx="0" cy="37592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8" name="Straight Arrow Connector 28"/>
                          <wps:cNvCnPr/>
                          <wps:spPr>
                            <a:xfrm>
                              <a:off x="5295900" y="7219950"/>
                              <a:ext cx="0" cy="288925"/>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9" name="Flowchart: Decision 29"/>
                          <wps:cNvSpPr/>
                          <wps:spPr>
                            <a:xfrm>
                              <a:off x="1152525" y="809625"/>
                              <a:ext cx="1114425" cy="92392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D4DE698" w14:textId="77777777" w:rsidR="003C0B2E" w:rsidRDefault="00243B54">
                                <w:pPr>
                                  <w:ind w:firstLine="0"/>
                                  <w:textDirection w:val="btLr"/>
                                </w:pPr>
                                <w:r>
                                  <w:rPr>
                                    <w:rFonts w:ascii="Quattrocento Sans" w:hAnsi="Quattrocento Sans"/>
                                    <w:color w:val="000000"/>
                                    <w:sz w:val="18"/>
                                  </w:rPr>
                                  <w:t>Member?</w:t>
                                </w:r>
                              </w:p>
                            </w:txbxContent>
                          </wps:txbx>
                          <wps:bodyPr spcFirstLastPara="1" wrap="square" lIns="0" tIns="0" rIns="0" bIns="0" anchor="ctr" anchorCtr="0">
                            <a:noAutofit/>
                          </wps:bodyPr>
                        </wps:wsp>
                        <wps:wsp>
                          <wps:cNvPr id="30" name="Flowchart: Alternate Process 30"/>
                          <wps:cNvSpPr/>
                          <wps:spPr>
                            <a:xfrm>
                              <a:off x="314325" y="0"/>
                              <a:ext cx="914400" cy="620274"/>
                            </a:xfrm>
                            <a:prstGeom prst="flowChartAlternateProcess">
                              <a:avLst/>
                            </a:prstGeom>
                            <a:solidFill>
                              <a:srgbClr val="FFFFFF"/>
                            </a:solidFill>
                            <a:ln w="12700" cap="flat" cmpd="sng">
                              <a:solidFill>
                                <a:srgbClr val="000000"/>
                              </a:solidFill>
                              <a:prstDash val="solid"/>
                              <a:miter lim="800000"/>
                              <a:headEnd type="none" w="sm" len="sm"/>
                              <a:tailEnd type="none" w="sm" len="sm"/>
                            </a:ln>
                          </wps:spPr>
                          <wps:txbx>
                            <w:txbxContent>
                              <w:p w14:paraId="182D7EFD" w14:textId="77777777" w:rsidR="003C0B2E" w:rsidRDefault="00243B54">
                                <w:pPr>
                                  <w:ind w:firstLine="0"/>
                                  <w:textDirection w:val="btLr"/>
                                </w:pPr>
                                <w:r>
                                  <w:rPr>
                                    <w:rFonts w:ascii="Quattrocento Sans" w:hAnsi="Quattrocento Sans"/>
                                    <w:color w:val="000000"/>
                                    <w:sz w:val="18"/>
                                  </w:rPr>
                                  <w:t>User Request</w:t>
                                </w:r>
                              </w:p>
                            </w:txbxContent>
                          </wps:txbx>
                          <wps:bodyPr spcFirstLastPara="1" wrap="square" lIns="0" tIns="0" rIns="0" bIns="0" anchor="ctr" anchorCtr="0">
                            <a:noAutofit/>
                          </wps:bodyPr>
                        </wps:wsp>
                        <wps:wsp>
                          <wps:cNvPr id="31" name="Flowchart: Decision 31"/>
                          <wps:cNvSpPr/>
                          <wps:spPr>
                            <a:xfrm>
                              <a:off x="2952750" y="828675"/>
                              <a:ext cx="1362075" cy="92392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6B299E9B" w14:textId="77777777" w:rsidR="003C0B2E" w:rsidRDefault="00243B54">
                                <w:pPr>
                                  <w:ind w:firstLine="0"/>
                                  <w:textDirection w:val="btLr"/>
                                </w:pPr>
                                <w:r>
                                  <w:rPr>
                                    <w:rFonts w:ascii="Quattrocento Sans" w:hAnsi="Quattrocento Sans"/>
                                    <w:color w:val="000000"/>
                                    <w:sz w:val="18"/>
                                  </w:rPr>
                                  <w:t>Company employee?</w:t>
                                </w:r>
                              </w:p>
                            </w:txbxContent>
                          </wps:txbx>
                          <wps:bodyPr spcFirstLastPara="1" wrap="square" lIns="0" tIns="0" rIns="0" bIns="0" anchor="ctr" anchorCtr="0">
                            <a:noAutofit/>
                          </wps:bodyPr>
                        </wps:wsp>
                        <wps:wsp>
                          <wps:cNvPr id="32" name="Straight Arrow Connector 32"/>
                          <wps:cNvCnPr/>
                          <wps:spPr>
                            <a:xfrm flipH="1">
                              <a:off x="1714500" y="285750"/>
                              <a:ext cx="9525" cy="523875"/>
                            </a:xfrm>
                            <a:prstGeom prst="straightConnector1">
                              <a:avLst/>
                            </a:prstGeom>
                            <a:noFill/>
                            <a:ln w="9525" cap="flat" cmpd="sng">
                              <a:solidFill>
                                <a:srgbClr val="000000"/>
                              </a:solidFill>
                              <a:prstDash val="solid"/>
                              <a:miter lim="800000"/>
                              <a:headEnd type="none" w="sm" len="sm"/>
                              <a:tailEnd type="triangle" w="med" len="med"/>
                            </a:ln>
                          </wps:spPr>
                          <wps:bodyPr/>
                        </wps:wsp>
                        <wps:wsp>
                          <wps:cNvPr id="33" name="Straight Arrow Connector 33"/>
                          <wps:cNvCnPr/>
                          <wps:spPr>
                            <a:xfrm>
                              <a:off x="2257425" y="1285875"/>
                              <a:ext cx="7048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34" name="Straight Arrow Connector 34"/>
                          <wps:cNvCnPr/>
                          <wps:spPr>
                            <a:xfrm flipH="1">
                              <a:off x="1704975" y="1733550"/>
                              <a:ext cx="9525" cy="257175"/>
                            </a:xfrm>
                            <a:prstGeom prst="straightConnector1">
                              <a:avLst/>
                            </a:prstGeom>
                            <a:noFill/>
                            <a:ln w="9525" cap="flat" cmpd="sng">
                              <a:solidFill>
                                <a:srgbClr val="000000"/>
                              </a:solidFill>
                              <a:prstDash val="solid"/>
                              <a:miter lim="800000"/>
                              <a:headEnd type="none" w="sm" len="sm"/>
                              <a:tailEnd type="triangle" w="med" len="med"/>
                            </a:ln>
                          </wps:spPr>
                          <wps:bodyPr/>
                        </wps:wsp>
                        <wps:wsp>
                          <wps:cNvPr id="35" name="Straight Arrow Connector 35"/>
                          <wps:cNvCnPr/>
                          <wps:spPr>
                            <a:xfrm rot="10800000" flipH="1">
                              <a:off x="2667000" y="4162425"/>
                              <a:ext cx="771525" cy="11430"/>
                            </a:xfrm>
                            <a:prstGeom prst="straightConnector1">
                              <a:avLst/>
                            </a:prstGeom>
                            <a:noFill/>
                            <a:ln w="9525" cap="flat" cmpd="sng">
                              <a:solidFill>
                                <a:srgbClr val="000000"/>
                              </a:solidFill>
                              <a:prstDash val="solid"/>
                              <a:miter lim="800000"/>
                              <a:headEnd type="none" w="sm" len="sm"/>
                              <a:tailEnd type="triangle" w="med" len="med"/>
                            </a:ln>
                          </wps:spPr>
                          <wps:bodyPr/>
                        </wps:wsp>
                        <wps:wsp>
                          <wps:cNvPr id="36" name="Straight Arrow Connector 36"/>
                          <wps:cNvCnPr/>
                          <wps:spPr>
                            <a:xfrm>
                              <a:off x="4057650" y="4791075"/>
                              <a:ext cx="0" cy="561975"/>
                            </a:xfrm>
                            <a:prstGeom prst="straightConnector1">
                              <a:avLst/>
                            </a:prstGeom>
                            <a:noFill/>
                            <a:ln w="9525" cap="flat" cmpd="sng">
                              <a:solidFill>
                                <a:srgbClr val="000000"/>
                              </a:solidFill>
                              <a:prstDash val="solid"/>
                              <a:miter lim="800000"/>
                              <a:headEnd type="none" w="sm" len="sm"/>
                              <a:tailEnd type="none" w="sm" len="sm"/>
                            </a:ln>
                          </wps:spPr>
                          <wps:bodyPr/>
                        </wps:wsp>
                        <wps:wsp>
                          <wps:cNvPr id="37" name="Straight Arrow Connector 37"/>
                          <wps:cNvCnPr/>
                          <wps:spPr>
                            <a:xfrm rot="10800000">
                              <a:off x="3438525" y="5362575"/>
                              <a:ext cx="6191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38" name="Straight Arrow Connector 38"/>
                          <wps:cNvCnPr/>
                          <wps:spPr>
                            <a:xfrm rot="10800000" flipH="1">
                              <a:off x="1724025" y="3190875"/>
                              <a:ext cx="371475" cy="19050"/>
                            </a:xfrm>
                            <a:prstGeom prst="straightConnector1">
                              <a:avLst/>
                            </a:prstGeom>
                            <a:noFill/>
                            <a:ln w="9525" cap="flat" cmpd="sng">
                              <a:solidFill>
                                <a:srgbClr val="000000"/>
                              </a:solidFill>
                              <a:prstDash val="solid"/>
                              <a:miter lim="800000"/>
                              <a:headEnd type="none" w="sm" len="sm"/>
                              <a:tailEnd type="none" w="sm" len="sm"/>
                            </a:ln>
                          </wps:spPr>
                          <wps:bodyPr/>
                        </wps:wsp>
                        <wps:wsp>
                          <wps:cNvPr id="39" name="Straight Arrow Connector 39"/>
                          <wps:cNvCnPr/>
                          <wps:spPr>
                            <a:xfrm>
                              <a:off x="2095500" y="3209925"/>
                              <a:ext cx="9525" cy="361950"/>
                            </a:xfrm>
                            <a:prstGeom prst="straightConnector1">
                              <a:avLst/>
                            </a:prstGeom>
                            <a:noFill/>
                            <a:ln w="9525" cap="flat" cmpd="sng">
                              <a:solidFill>
                                <a:srgbClr val="000000"/>
                              </a:solidFill>
                              <a:prstDash val="solid"/>
                              <a:miter lim="800000"/>
                              <a:headEnd type="none" w="sm" len="sm"/>
                              <a:tailEnd type="triangle" w="med" len="med"/>
                            </a:ln>
                          </wps:spPr>
                          <wps:bodyPr/>
                        </wps:wsp>
                        <wps:wsp>
                          <wps:cNvPr id="40" name="Straight Arrow Connector 40"/>
                          <wps:cNvCnPr/>
                          <wps:spPr>
                            <a:xfrm rot="10800000">
                              <a:off x="2362200" y="6181725"/>
                              <a:ext cx="7810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1" name="Straight Arrow Connector 41"/>
                          <wps:cNvCnPr/>
                          <wps:spPr>
                            <a:xfrm>
                              <a:off x="485775" y="6210300"/>
                              <a:ext cx="9715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2" name="Straight Arrow Connector 42"/>
                          <wps:cNvCnPr/>
                          <wps:spPr>
                            <a:xfrm>
                              <a:off x="5286375" y="3228975"/>
                              <a:ext cx="0" cy="314325"/>
                            </a:xfrm>
                            <a:prstGeom prst="straightConnector1">
                              <a:avLst/>
                            </a:prstGeom>
                            <a:noFill/>
                            <a:ln w="9525" cap="flat" cmpd="sng">
                              <a:solidFill>
                                <a:srgbClr val="000000"/>
                              </a:solidFill>
                              <a:prstDash val="solid"/>
                              <a:miter lim="800000"/>
                              <a:headEnd type="none" w="sm" len="sm"/>
                              <a:tailEnd type="triangle" w="med" len="med"/>
                            </a:ln>
                          </wps:spPr>
                          <wps:bodyPr/>
                        </wps:wsp>
                        <wps:wsp>
                          <wps:cNvPr id="43" name="Straight Arrow Connector 43"/>
                          <wps:cNvCnPr/>
                          <wps:spPr>
                            <a:xfrm>
                              <a:off x="1238250" y="285750"/>
                              <a:ext cx="495300" cy="0"/>
                            </a:xfrm>
                            <a:prstGeom prst="straightConnector1">
                              <a:avLst/>
                            </a:prstGeom>
                            <a:noFill/>
                            <a:ln w="9525" cap="flat" cmpd="sng">
                              <a:solidFill>
                                <a:srgbClr val="000000"/>
                              </a:solidFill>
                              <a:prstDash val="solid"/>
                              <a:miter lim="800000"/>
                              <a:headEnd type="none" w="sm" len="sm"/>
                              <a:tailEnd type="none" w="sm" len="sm"/>
                            </a:ln>
                          </wps:spPr>
                          <wps:bodyPr/>
                        </wps:wsp>
                        <wps:wsp>
                          <wps:cNvPr id="44" name="Flowchart: Magnetic Disk 44"/>
                          <wps:cNvSpPr/>
                          <wps:spPr>
                            <a:xfrm>
                              <a:off x="3495675" y="5838825"/>
                              <a:ext cx="981075" cy="1333500"/>
                            </a:xfrm>
                            <a:prstGeom prst="flowChartMagneticDisk">
                              <a:avLst/>
                            </a:prstGeom>
                            <a:solidFill>
                              <a:srgbClr val="FFFFFF"/>
                            </a:solidFill>
                            <a:ln w="12700" cap="flat" cmpd="sng">
                              <a:solidFill>
                                <a:srgbClr val="000000"/>
                              </a:solidFill>
                              <a:prstDash val="solid"/>
                              <a:miter lim="800000"/>
                              <a:headEnd type="none" w="sm" len="sm"/>
                              <a:tailEnd type="none" w="sm" len="sm"/>
                            </a:ln>
                          </wps:spPr>
                          <wps:txbx>
                            <w:txbxContent>
                              <w:p w14:paraId="4F091FAE" w14:textId="77777777" w:rsidR="003C0B2E" w:rsidRDefault="00243B54">
                                <w:pPr>
                                  <w:ind w:firstLine="0"/>
                                  <w:textDirection w:val="btLr"/>
                                </w:pPr>
                                <w:r>
                                  <w:rPr>
                                    <w:rFonts w:ascii="Quattrocento Sans" w:hAnsi="Quattrocento Sans"/>
                                    <w:color w:val="000000"/>
                                    <w:sz w:val="18"/>
                                  </w:rPr>
                                  <w:t>Update registration details file</w:t>
                                </w:r>
                              </w:p>
                              <w:p w14:paraId="2C1140B0" w14:textId="77777777" w:rsidR="003C0B2E" w:rsidRDefault="003C0B2E">
                                <w:pPr>
                                  <w:jc w:val="center"/>
                                  <w:textDirection w:val="btLr"/>
                                </w:pPr>
                              </w:p>
                            </w:txbxContent>
                          </wps:txbx>
                          <wps:bodyPr spcFirstLastPara="1" wrap="square" lIns="91425" tIns="45700" rIns="91425" bIns="45700" anchor="ctr" anchorCtr="0">
                            <a:noAutofit/>
                          </wps:bodyPr>
                        </wps:wsp>
                        <wps:wsp>
                          <wps:cNvPr id="45" name="Straight Arrow Connector 45"/>
                          <wps:cNvCnPr/>
                          <wps:spPr>
                            <a:xfrm>
                              <a:off x="2362200" y="6381750"/>
                              <a:ext cx="11525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6" name="Flowchart: Off-page Connector 46"/>
                          <wps:cNvSpPr/>
                          <wps:spPr>
                            <a:xfrm>
                              <a:off x="5876925" y="1390650"/>
                              <a:ext cx="400050" cy="371475"/>
                            </a:xfrm>
                            <a:prstGeom prst="flowChartOffpageConnector">
                              <a:avLst/>
                            </a:prstGeom>
                            <a:solidFill>
                              <a:srgbClr val="FFFFFF"/>
                            </a:solidFill>
                            <a:ln w="12700" cap="flat" cmpd="sng">
                              <a:solidFill>
                                <a:srgbClr val="000000"/>
                              </a:solidFill>
                              <a:prstDash val="solid"/>
                              <a:miter lim="800000"/>
                              <a:headEnd type="none" w="sm" len="sm"/>
                              <a:tailEnd type="none" w="sm" len="sm"/>
                            </a:ln>
                          </wps:spPr>
                          <wps:txbx>
                            <w:txbxContent>
                              <w:p w14:paraId="32F1E0DF" w14:textId="77777777" w:rsidR="003C0B2E" w:rsidRDefault="00243B54">
                                <w:pPr>
                                  <w:ind w:firstLine="0"/>
                                  <w:jc w:val="center"/>
                                  <w:textDirection w:val="btLr"/>
                                </w:pPr>
                                <w:r>
                                  <w:rPr>
                                    <w:rFonts w:ascii="Quattrocento Sans" w:hAnsi="Quattrocento Sans"/>
                                    <w:color w:val="000000"/>
                                    <w:sz w:val="18"/>
                                  </w:rPr>
                                  <w:t>1</w:t>
                                </w:r>
                              </w:p>
                            </w:txbxContent>
                          </wps:txbx>
                          <wps:bodyPr spcFirstLastPara="1" wrap="square" lIns="91425" tIns="45700" rIns="91425" bIns="45700" anchor="ctr" anchorCtr="0">
                            <a:noAutofit/>
                          </wps:bodyPr>
                        </wps:wsp>
                        <wps:wsp>
                          <wps:cNvPr id="47" name="Straight Arrow Connector 47"/>
                          <wps:cNvCnPr/>
                          <wps:spPr>
                            <a:xfrm>
                              <a:off x="4314825" y="1285875"/>
                              <a:ext cx="1724025" cy="0"/>
                            </a:xfrm>
                            <a:prstGeom prst="straightConnector1">
                              <a:avLst/>
                            </a:prstGeom>
                            <a:noFill/>
                            <a:ln w="9525" cap="flat" cmpd="sng">
                              <a:solidFill>
                                <a:srgbClr val="000000"/>
                              </a:solidFill>
                              <a:prstDash val="solid"/>
                              <a:miter lim="800000"/>
                              <a:headEnd type="none" w="sm" len="sm"/>
                              <a:tailEnd type="none" w="sm" len="sm"/>
                            </a:ln>
                          </wps:spPr>
                          <wps:bodyPr/>
                        </wps:wsp>
                        <wps:wsp>
                          <wps:cNvPr id="48" name="Straight Arrow Connector 48"/>
                          <wps:cNvCnPr/>
                          <wps:spPr>
                            <a:xfrm>
                              <a:off x="6048375" y="1276350"/>
                              <a:ext cx="0" cy="133350"/>
                            </a:xfrm>
                            <a:prstGeom prst="straightConnector1">
                              <a:avLst/>
                            </a:prstGeom>
                            <a:noFill/>
                            <a:ln w="9525" cap="flat" cmpd="sng">
                              <a:solidFill>
                                <a:srgbClr val="000000"/>
                              </a:solidFill>
                              <a:prstDash val="solid"/>
                              <a:miter lim="800000"/>
                              <a:headEnd type="none" w="sm" len="sm"/>
                              <a:tailEnd type="triangle" w="med" len="med"/>
                            </a:ln>
                          </wps:spPr>
                          <wps:bodyPr/>
                        </wps:wsp>
                        <wps:wsp>
                          <wps:cNvPr id="49" name="Flowchart: Terminator 49"/>
                          <wps:cNvSpPr/>
                          <wps:spPr>
                            <a:xfrm>
                              <a:off x="4086225" y="9525"/>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7F4AEBCD" w14:textId="77777777" w:rsidR="003C0B2E" w:rsidRDefault="00243B54">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50" name="Straight Arrow Connector 50"/>
                          <wps:cNvCnPr/>
                          <wps:spPr>
                            <a:xfrm rot="10800000">
                              <a:off x="3629025" y="304800"/>
                              <a:ext cx="9525" cy="533400"/>
                            </a:xfrm>
                            <a:prstGeom prst="straightConnector1">
                              <a:avLst/>
                            </a:prstGeom>
                            <a:noFill/>
                            <a:ln w="9525" cap="flat" cmpd="sng">
                              <a:solidFill>
                                <a:srgbClr val="000000"/>
                              </a:solidFill>
                              <a:prstDash val="solid"/>
                              <a:miter lim="800000"/>
                              <a:headEnd type="none" w="sm" len="sm"/>
                              <a:tailEnd type="none" w="sm" len="sm"/>
                            </a:ln>
                          </wps:spPr>
                          <wps:bodyPr/>
                        </wps:wsp>
                        <wps:wsp>
                          <wps:cNvPr id="51" name="Straight Arrow Connector 51"/>
                          <wps:cNvCnPr/>
                          <wps:spPr>
                            <a:xfrm>
                              <a:off x="3629025" y="295275"/>
                              <a:ext cx="476250" cy="0"/>
                            </a:xfrm>
                            <a:prstGeom prst="straightConnector1">
                              <a:avLst/>
                            </a:prstGeom>
                            <a:noFill/>
                            <a:ln w="9525" cap="flat" cmpd="sng">
                              <a:solidFill>
                                <a:srgbClr val="000000"/>
                              </a:solidFill>
                              <a:prstDash val="solid"/>
                              <a:miter lim="800000"/>
                              <a:headEnd type="none" w="sm" len="sm"/>
                              <a:tailEnd type="triangl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-304799</wp:posOffset>
                </wp:positionH>
                <wp:positionV relativeFrom="paragraph">
                  <wp:posOffset>558800</wp:posOffset>
                </wp:positionV>
                <wp:extent cx="6276975" cy="8199755"/>
                <wp:effectExtent b="0" l="0" r="0" t="0"/>
                <wp:wrapNone/>
                <wp:docPr id="797" name="image48.png"/>
                <a:graphic>
                  <a:graphicData uri="http://schemas.openxmlformats.org/drawingml/2006/picture">
                    <pic:pic>
                      <pic:nvPicPr>
                        <pic:cNvPr id="0" name="image48.png"/>
                        <pic:cNvPicPr preferRelativeResize="0"/>
                      </pic:nvPicPr>
                      <pic:blipFill>
                        <a:blip r:embed="rId18"/>
                        <a:srcRect/>
                        <a:stretch>
                          <a:fillRect/>
                        </a:stretch>
                      </pic:blipFill>
                      <pic:spPr>
                        <a:xfrm>
                          <a:off x="0" y="0"/>
                          <a:ext cx="6276975" cy="819975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59264" behindDoc="0" locked="0" layoutInCell="1" hidden="0" allowOverlap="1">
                <wp:simplePos x="0" y="0"/>
                <wp:positionH relativeFrom="column">
                  <wp:posOffset>-304799</wp:posOffset>
                </wp:positionH>
                <wp:positionV relativeFrom="paragraph">
                  <wp:posOffset>8801100</wp:posOffset>
                </wp:positionV>
                <wp:extent cx="6276975" cy="12700"/>
                <wp:effectExtent l="0" t="0" r="0" b="0"/>
                <wp:wrapNone/>
                <wp:docPr id="777" name="Rectangle 777"/>
                <wp:cNvGraphicFramePr/>
                <a:graphic xmlns:a="http://schemas.openxmlformats.org/drawingml/2006/main">
                  <a:graphicData uri="http://schemas.microsoft.com/office/word/2010/wordprocessingShape">
                    <wps:wsp>
                      <wps:cNvSpPr/>
                      <wps:spPr>
                        <a:xfrm>
                          <a:off x="2207513" y="3779683"/>
                          <a:ext cx="6276975" cy="635"/>
                        </a:xfrm>
                        <a:prstGeom prst="rect">
                          <a:avLst/>
                        </a:prstGeom>
                        <a:solidFill>
                          <a:srgbClr val="FFFFFF"/>
                        </a:solidFill>
                        <a:ln>
                          <a:noFill/>
                        </a:ln>
                      </wps:spPr>
                      <wps:txbx>
                        <w:txbxContent>
                          <w:p w14:paraId="7EFA9461" w14:textId="77777777" w:rsidR="003C0B2E" w:rsidRDefault="00243B54">
                            <w:pPr>
                              <w:spacing w:after="200" w:line="240" w:lineRule="auto"/>
                              <w:textDirection w:val="btLr"/>
                            </w:pPr>
                            <w:r>
                              <w:rPr>
                                <w:rFonts w:ascii="Quattrocento Sans" w:hAnsi="Quattrocento Sans"/>
                                <w:i/>
                                <w:color w:val="44546A"/>
                                <w:sz w:val="18"/>
                              </w:rPr>
                              <w:t>Figure  SEQ Figure \* ARABIC 2: System Flowchart</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-304799</wp:posOffset>
                </wp:positionH>
                <wp:positionV relativeFrom="paragraph">
                  <wp:posOffset>8801100</wp:posOffset>
                </wp:positionV>
                <wp:extent cx="6276975" cy="12700"/>
                <wp:effectExtent b="0" l="0" r="0" t="0"/>
                <wp:wrapNone/>
                <wp:docPr id="777"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276975" cy="12700"/>
                        </a:xfrm>
                        <a:prstGeom prst="rect"/>
                        <a:ln/>
                      </pic:spPr>
                    </pic:pic>
                  </a:graphicData>
                </a:graphic>
              </wp:anchor>
            </w:drawing>
          </mc:Fallback>
        </mc:AlternateContent>
      </w:r>
    </w:p>
    <w:p w14:paraId="0000013A" w14:textId="77777777" w:rsidR="003C0B2E" w:rsidRPr="00FA2A5F" w:rsidRDefault="00243B54">
      <w:pPr>
        <w:pStyle w:val="Heading2"/>
        <w:jc w:val="center"/>
        <w:rPr>
          <w:rFonts w:ascii="Times New Roman" w:hAnsi="Times New Roman" w:cs="Times New Roman"/>
        </w:rPr>
      </w:pPr>
      <w:bookmarkStart w:id="26" w:name="_heading=h.1ci93xb" w:colFirst="0" w:colLast="0"/>
      <w:bookmarkEnd w:id="26"/>
      <w:r w:rsidRPr="00FA2A5F">
        <w:rPr>
          <w:rFonts w:ascii="Times New Roman" w:hAnsi="Times New Roman" w:cs="Times New Roman"/>
        </w:rPr>
        <w:t>System Flowchart</w:t>
      </w:r>
    </w:p>
    <w:p w14:paraId="0000013B" w14:textId="77777777" w:rsidR="003C0B2E" w:rsidRPr="00FA2A5F" w:rsidRDefault="00243B54">
      <w:pPr>
        <w:jc w:val="both"/>
        <w:rPr>
          <w:rFonts w:ascii="Times New Roman" w:eastAsia="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60288" behindDoc="0" locked="0" layoutInCell="1" hidden="0" allowOverlap="1">
                <wp:simplePos x="0" y="0"/>
                <wp:positionH relativeFrom="column">
                  <wp:posOffset>1574800</wp:posOffset>
                </wp:positionH>
                <wp:positionV relativeFrom="paragraph">
                  <wp:posOffset>3302000</wp:posOffset>
                </wp:positionV>
                <wp:extent cx="222250" cy="214630"/>
                <wp:effectExtent l="0" t="0" r="0" b="0"/>
                <wp:wrapNone/>
                <wp:docPr id="800" name="Flowchart: Process 80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39153983"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3302000</wp:posOffset>
                </wp:positionV>
                <wp:extent cx="222250" cy="214630"/>
                <wp:effectExtent b="0" l="0" r="0" t="0"/>
                <wp:wrapNone/>
                <wp:docPr id="800" name="image62.png"/>
                <a:graphic>
                  <a:graphicData uri="http://schemas.openxmlformats.org/drawingml/2006/picture">
                    <pic:pic>
                      <pic:nvPicPr>
                        <pic:cNvPr id="0" name="image62.png"/>
                        <pic:cNvPicPr preferRelativeResize="0"/>
                      </pic:nvPicPr>
                      <pic:blipFill>
                        <a:blip r:embed="rId20"/>
                        <a:srcRect/>
                        <a:stretch>
                          <a:fillRect/>
                        </a:stretch>
                      </pic:blipFill>
                      <pic:spPr>
                        <a:xfrm>
                          <a:off x="0" y="0"/>
                          <a:ext cx="222250" cy="214630"/>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61312" behindDoc="0" locked="0" layoutInCell="1" hidden="0" allowOverlap="1">
                <wp:simplePos x="0" y="0"/>
                <wp:positionH relativeFrom="column">
                  <wp:posOffset>1447800</wp:posOffset>
                </wp:positionH>
                <wp:positionV relativeFrom="paragraph">
                  <wp:posOffset>1778000</wp:posOffset>
                </wp:positionV>
                <wp:extent cx="222250" cy="215215"/>
                <wp:effectExtent l="0" t="0" r="0" b="0"/>
                <wp:wrapNone/>
                <wp:docPr id="794" name="Flowchart: Process 794"/>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F3476AE"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1447800</wp:posOffset>
                </wp:positionH>
                <wp:positionV relativeFrom="paragraph">
                  <wp:posOffset>1778000</wp:posOffset>
                </wp:positionV>
                <wp:extent cx="222250" cy="215215"/>
                <wp:effectExtent b="0" l="0" r="0" t="0"/>
                <wp:wrapNone/>
                <wp:docPr id="794"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222250" cy="21521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62336" behindDoc="0" locked="0" layoutInCell="1" hidden="0" allowOverlap="1">
                <wp:simplePos x="0" y="0"/>
                <wp:positionH relativeFrom="column">
                  <wp:posOffset>1879600</wp:posOffset>
                </wp:positionH>
                <wp:positionV relativeFrom="paragraph">
                  <wp:posOffset>3949700</wp:posOffset>
                </wp:positionV>
                <wp:extent cx="222250" cy="215215"/>
                <wp:effectExtent l="0" t="0" r="0" b="0"/>
                <wp:wrapNone/>
                <wp:docPr id="771" name="Flowchart: Process 771"/>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11488A6"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3949700</wp:posOffset>
                </wp:positionV>
                <wp:extent cx="222250" cy="215215"/>
                <wp:effectExtent b="0" l="0" r="0" t="0"/>
                <wp:wrapNone/>
                <wp:docPr id="771"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222250" cy="21521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63360" behindDoc="0" locked="0" layoutInCell="1" hidden="0" allowOverlap="1">
                <wp:simplePos x="0" y="0"/>
                <wp:positionH relativeFrom="column">
                  <wp:posOffset>2057400</wp:posOffset>
                </wp:positionH>
                <wp:positionV relativeFrom="paragraph">
                  <wp:posOffset>2578100</wp:posOffset>
                </wp:positionV>
                <wp:extent cx="2162175" cy="25400"/>
                <wp:effectExtent l="0" t="0" r="0" b="0"/>
                <wp:wrapNone/>
                <wp:docPr id="784" name="Straight Arrow Connector 784"/>
                <wp:cNvGraphicFramePr/>
                <a:graphic xmlns:a="http://schemas.openxmlformats.org/drawingml/2006/main">
                  <a:graphicData uri="http://schemas.microsoft.com/office/word/2010/wordprocessingShape">
                    <wps:wsp>
                      <wps:cNvCnPr/>
                      <wps:spPr>
                        <a:xfrm>
                          <a:off x="4264913" y="3780000"/>
                          <a:ext cx="2162175"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2578100</wp:posOffset>
                </wp:positionV>
                <wp:extent cx="2162175" cy="25400"/>
                <wp:effectExtent b="0" l="0" r="0" t="0"/>
                <wp:wrapNone/>
                <wp:docPr id="784"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162175" cy="25400"/>
                        </a:xfrm>
                        <a:prstGeom prst="rect"/>
                        <a:ln/>
                      </pic:spPr>
                    </pic:pic>
                  </a:graphicData>
                </a:graphic>
              </wp:anchor>
            </w:drawing>
          </mc:Fallback>
        </mc:AlternateContent>
      </w:r>
    </w:p>
    <w:p w14:paraId="0000013C" w14:textId="77777777" w:rsidR="003C0B2E" w:rsidRPr="00FA2A5F" w:rsidRDefault="00243B54">
      <w:pPr>
        <w:jc w:val="both"/>
        <w:rPr>
          <w:rFonts w:ascii="Times New Roman" w:eastAsia="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64384" behindDoc="0" locked="0" layoutInCell="1" hidden="0" allowOverlap="1">
                <wp:simplePos x="0" y="0"/>
                <wp:positionH relativeFrom="column">
                  <wp:posOffset>3327400</wp:posOffset>
                </wp:positionH>
                <wp:positionV relativeFrom="paragraph">
                  <wp:posOffset>114300</wp:posOffset>
                </wp:positionV>
                <wp:extent cx="222250" cy="214630"/>
                <wp:effectExtent l="0" t="0" r="0" b="0"/>
                <wp:wrapNone/>
                <wp:docPr id="780" name="Flowchart: Process 78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95F6771"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3327400</wp:posOffset>
                </wp:positionH>
                <wp:positionV relativeFrom="paragraph">
                  <wp:posOffset>114300</wp:posOffset>
                </wp:positionV>
                <wp:extent cx="222250" cy="214630"/>
                <wp:effectExtent b="0" l="0" r="0" t="0"/>
                <wp:wrapNone/>
                <wp:docPr id="780"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222250" cy="214630"/>
                        </a:xfrm>
                        <a:prstGeom prst="rect"/>
                        <a:ln/>
                      </pic:spPr>
                    </pic:pic>
                  </a:graphicData>
                </a:graphic>
              </wp:anchor>
            </w:drawing>
          </mc:Fallback>
        </mc:AlternateContent>
      </w:r>
    </w:p>
    <w:p w14:paraId="0000013D" w14:textId="77777777" w:rsidR="003C0B2E" w:rsidRPr="00FA2A5F" w:rsidRDefault="003C0B2E">
      <w:pPr>
        <w:jc w:val="both"/>
        <w:rPr>
          <w:rFonts w:ascii="Times New Roman" w:eastAsia="Times New Roman" w:hAnsi="Times New Roman" w:cs="Times New Roman"/>
        </w:rPr>
      </w:pPr>
    </w:p>
    <w:p w14:paraId="0000013E" w14:textId="77777777" w:rsidR="003C0B2E" w:rsidRPr="00FA2A5F" w:rsidRDefault="00243B54">
      <w:pPr>
        <w:jc w:val="both"/>
        <w:rPr>
          <w:rFonts w:ascii="Times New Roman" w:eastAsia="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65408" behindDoc="0" locked="0" layoutInCell="1" hidden="0" allowOverlap="1">
                <wp:simplePos x="0" y="0"/>
                <wp:positionH relativeFrom="column">
                  <wp:posOffset>2184400</wp:posOffset>
                </wp:positionH>
                <wp:positionV relativeFrom="paragraph">
                  <wp:posOffset>38100</wp:posOffset>
                </wp:positionV>
                <wp:extent cx="222250" cy="214630"/>
                <wp:effectExtent l="0" t="0" r="0" b="0"/>
                <wp:wrapNone/>
                <wp:docPr id="790" name="Flowchart: Process 79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B5C0625"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2184400</wp:posOffset>
                </wp:positionH>
                <wp:positionV relativeFrom="paragraph">
                  <wp:posOffset>38100</wp:posOffset>
                </wp:positionV>
                <wp:extent cx="222250" cy="214630"/>
                <wp:effectExtent b="0" l="0" r="0" t="0"/>
                <wp:wrapNone/>
                <wp:docPr id="790"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222250" cy="214630"/>
                        </a:xfrm>
                        <a:prstGeom prst="rect"/>
                        <a:ln/>
                      </pic:spPr>
                    </pic:pic>
                  </a:graphicData>
                </a:graphic>
              </wp:anchor>
            </w:drawing>
          </mc:Fallback>
        </mc:AlternateContent>
      </w:r>
    </w:p>
    <w:p w14:paraId="0000013F" w14:textId="77777777" w:rsidR="003C0B2E" w:rsidRPr="00FA2A5F" w:rsidRDefault="003C0B2E">
      <w:pPr>
        <w:jc w:val="both"/>
        <w:rPr>
          <w:rFonts w:ascii="Times New Roman" w:eastAsia="Times New Roman" w:hAnsi="Times New Roman" w:cs="Times New Roman"/>
        </w:rPr>
      </w:pPr>
    </w:p>
    <w:p w14:paraId="00000140" w14:textId="77777777" w:rsidR="003C0B2E" w:rsidRPr="00FA2A5F" w:rsidRDefault="003C0B2E">
      <w:pPr>
        <w:jc w:val="both"/>
        <w:rPr>
          <w:rFonts w:ascii="Times New Roman" w:eastAsia="Times New Roman" w:hAnsi="Times New Roman" w:cs="Times New Roman"/>
        </w:rPr>
      </w:pPr>
    </w:p>
    <w:p w14:paraId="00000141" w14:textId="77777777" w:rsidR="003C0B2E" w:rsidRPr="00FA2A5F" w:rsidRDefault="003C0B2E">
      <w:pPr>
        <w:jc w:val="both"/>
        <w:rPr>
          <w:rFonts w:ascii="Times New Roman" w:eastAsia="Times New Roman" w:hAnsi="Times New Roman" w:cs="Times New Roman"/>
        </w:rPr>
      </w:pPr>
    </w:p>
    <w:p w14:paraId="00000142" w14:textId="77777777" w:rsidR="003C0B2E" w:rsidRPr="00FA2A5F" w:rsidRDefault="003C0B2E">
      <w:pPr>
        <w:jc w:val="both"/>
        <w:rPr>
          <w:rFonts w:ascii="Times New Roman" w:eastAsia="Times New Roman" w:hAnsi="Times New Roman" w:cs="Times New Roman"/>
        </w:rPr>
      </w:pPr>
    </w:p>
    <w:p w14:paraId="00000143" w14:textId="77777777" w:rsidR="003C0B2E" w:rsidRPr="00FA2A5F" w:rsidRDefault="003C0B2E">
      <w:pPr>
        <w:jc w:val="both"/>
        <w:rPr>
          <w:rFonts w:ascii="Times New Roman" w:eastAsia="Times New Roman" w:hAnsi="Times New Roman" w:cs="Times New Roman"/>
        </w:rPr>
      </w:pPr>
    </w:p>
    <w:p w14:paraId="00000144" w14:textId="77777777" w:rsidR="003C0B2E" w:rsidRPr="00FA2A5F" w:rsidRDefault="003C0B2E">
      <w:pPr>
        <w:jc w:val="both"/>
        <w:rPr>
          <w:rFonts w:ascii="Times New Roman" w:eastAsia="Times New Roman" w:hAnsi="Times New Roman" w:cs="Times New Roman"/>
        </w:rPr>
      </w:pPr>
    </w:p>
    <w:p w14:paraId="00000145" w14:textId="77777777" w:rsidR="003C0B2E" w:rsidRPr="00FA2A5F" w:rsidRDefault="003C0B2E">
      <w:pPr>
        <w:jc w:val="both"/>
        <w:rPr>
          <w:rFonts w:ascii="Times New Roman" w:eastAsia="Times New Roman" w:hAnsi="Times New Roman" w:cs="Times New Roman"/>
        </w:rPr>
      </w:pPr>
    </w:p>
    <w:p w14:paraId="00000146" w14:textId="77777777" w:rsidR="003C0B2E" w:rsidRPr="00FA2A5F" w:rsidRDefault="00243B54">
      <w:pPr>
        <w:jc w:val="both"/>
        <w:rPr>
          <w:rFonts w:ascii="Times New Roman" w:eastAsia="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66432" behindDoc="0" locked="0" layoutInCell="1" hidden="0" allowOverlap="1">
                <wp:simplePos x="0" y="0"/>
                <wp:positionH relativeFrom="column">
                  <wp:posOffset>2590800</wp:posOffset>
                </wp:positionH>
                <wp:positionV relativeFrom="paragraph">
                  <wp:posOffset>25400</wp:posOffset>
                </wp:positionV>
                <wp:extent cx="222250" cy="214630"/>
                <wp:effectExtent l="0" t="0" r="0" b="0"/>
                <wp:wrapNone/>
                <wp:docPr id="774" name="Flowchart: Process 774"/>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C3EB6CD"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222250" cy="214630"/>
                <wp:effectExtent b="0" l="0" r="0" t="0"/>
                <wp:wrapNone/>
                <wp:docPr id="774"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222250" cy="214630"/>
                        </a:xfrm>
                        <a:prstGeom prst="rect"/>
                        <a:ln/>
                      </pic:spPr>
                    </pic:pic>
                  </a:graphicData>
                </a:graphic>
              </wp:anchor>
            </w:drawing>
          </mc:Fallback>
        </mc:AlternateContent>
      </w:r>
    </w:p>
    <w:p w14:paraId="00000147" w14:textId="77777777" w:rsidR="003C0B2E" w:rsidRPr="00FA2A5F" w:rsidRDefault="003C0B2E">
      <w:pPr>
        <w:jc w:val="both"/>
        <w:rPr>
          <w:rFonts w:ascii="Times New Roman" w:eastAsia="Times New Roman" w:hAnsi="Times New Roman" w:cs="Times New Roman"/>
        </w:rPr>
      </w:pPr>
    </w:p>
    <w:p w14:paraId="00000148" w14:textId="77777777" w:rsidR="003C0B2E" w:rsidRPr="00FA2A5F" w:rsidRDefault="003C0B2E">
      <w:pPr>
        <w:jc w:val="both"/>
        <w:rPr>
          <w:rFonts w:ascii="Times New Roman" w:eastAsia="Times New Roman" w:hAnsi="Times New Roman" w:cs="Times New Roman"/>
        </w:rPr>
      </w:pPr>
    </w:p>
    <w:p w14:paraId="00000149" w14:textId="77777777" w:rsidR="003C0B2E" w:rsidRPr="00FA2A5F" w:rsidRDefault="003C0B2E">
      <w:pPr>
        <w:jc w:val="both"/>
        <w:rPr>
          <w:rFonts w:ascii="Times New Roman" w:eastAsia="Times New Roman" w:hAnsi="Times New Roman" w:cs="Times New Roman"/>
        </w:rPr>
      </w:pPr>
    </w:p>
    <w:p w14:paraId="0000014A" w14:textId="77777777" w:rsidR="003C0B2E" w:rsidRPr="00FA2A5F" w:rsidRDefault="003C0B2E">
      <w:pPr>
        <w:jc w:val="both"/>
        <w:rPr>
          <w:rFonts w:ascii="Times New Roman" w:eastAsia="Times New Roman" w:hAnsi="Times New Roman" w:cs="Times New Roman"/>
        </w:rPr>
      </w:pPr>
    </w:p>
    <w:p w14:paraId="0000014B" w14:textId="77777777" w:rsidR="003C0B2E" w:rsidRPr="00FA2A5F" w:rsidRDefault="003C0B2E">
      <w:pPr>
        <w:jc w:val="both"/>
        <w:rPr>
          <w:rFonts w:ascii="Times New Roman" w:eastAsia="Times New Roman" w:hAnsi="Times New Roman" w:cs="Times New Roman"/>
        </w:rPr>
      </w:pPr>
    </w:p>
    <w:p w14:paraId="0000014C" w14:textId="77777777" w:rsidR="003C0B2E" w:rsidRPr="00FA2A5F" w:rsidRDefault="003C0B2E">
      <w:pPr>
        <w:jc w:val="both"/>
        <w:rPr>
          <w:rFonts w:ascii="Times New Roman" w:eastAsia="Times New Roman" w:hAnsi="Times New Roman" w:cs="Times New Roman"/>
        </w:rPr>
      </w:pPr>
    </w:p>
    <w:p w14:paraId="0000014D" w14:textId="77777777" w:rsidR="003C0B2E" w:rsidRPr="00FA2A5F" w:rsidRDefault="003C0B2E">
      <w:pPr>
        <w:jc w:val="both"/>
        <w:rPr>
          <w:rFonts w:ascii="Times New Roman" w:eastAsia="Times New Roman" w:hAnsi="Times New Roman" w:cs="Times New Roman"/>
        </w:rPr>
      </w:pPr>
    </w:p>
    <w:p w14:paraId="0000014E" w14:textId="77777777" w:rsidR="003C0B2E" w:rsidRPr="00FA2A5F" w:rsidRDefault="003C0B2E">
      <w:pPr>
        <w:jc w:val="both"/>
        <w:rPr>
          <w:rFonts w:ascii="Times New Roman" w:eastAsia="Times New Roman" w:hAnsi="Times New Roman" w:cs="Times New Roman"/>
        </w:rPr>
      </w:pPr>
    </w:p>
    <w:p w14:paraId="0000014F" w14:textId="77777777" w:rsidR="003C0B2E" w:rsidRPr="00FA2A5F" w:rsidRDefault="003C0B2E">
      <w:pPr>
        <w:jc w:val="both"/>
        <w:rPr>
          <w:rFonts w:ascii="Times New Roman" w:eastAsia="Times New Roman" w:hAnsi="Times New Roman" w:cs="Times New Roman"/>
        </w:rPr>
      </w:pPr>
    </w:p>
    <w:p w14:paraId="00000150" w14:textId="77777777" w:rsidR="003C0B2E" w:rsidRPr="00FA2A5F" w:rsidRDefault="00243B54">
      <w:pPr>
        <w:tabs>
          <w:tab w:val="left" w:pos="3045"/>
        </w:tabs>
        <w:jc w:val="center"/>
        <w:rPr>
          <w:rFonts w:ascii="Times New Roman" w:eastAsia="Times New Roman" w:hAnsi="Times New Roman" w:cs="Times New Roman"/>
        </w:rPr>
      </w:pPr>
      <w:r w:rsidRPr="00FA2A5F">
        <w:rPr>
          <w:rFonts w:ascii="Times New Roman" w:hAnsi="Times New Roman" w:cs="Times New Roman"/>
          <w:noProof/>
        </w:rPr>
        <w:lastRenderedPageBreak/>
        <mc:AlternateContent>
          <mc:Choice Requires="wpg">
            <w:drawing>
              <wp:anchor distT="0" distB="0" distL="114300" distR="114300" simplePos="0" relativeHeight="251667456" behindDoc="0" locked="0" layoutInCell="1" hidden="0" allowOverlap="1">
                <wp:simplePos x="0" y="0"/>
                <wp:positionH relativeFrom="column">
                  <wp:posOffset>406400</wp:posOffset>
                </wp:positionH>
                <wp:positionV relativeFrom="paragraph">
                  <wp:posOffset>1600200</wp:posOffset>
                </wp:positionV>
                <wp:extent cx="222250" cy="215215"/>
                <wp:effectExtent l="0" t="0" r="0" b="0"/>
                <wp:wrapNone/>
                <wp:docPr id="802" name="Flowchart: Process 802"/>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A4C1EA2"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1600200</wp:posOffset>
                </wp:positionV>
                <wp:extent cx="222250" cy="215215"/>
                <wp:effectExtent b="0" l="0" r="0" t="0"/>
                <wp:wrapNone/>
                <wp:docPr id="802" name="image64.png"/>
                <a:graphic>
                  <a:graphicData uri="http://schemas.openxmlformats.org/drawingml/2006/picture">
                    <pic:pic>
                      <pic:nvPicPr>
                        <pic:cNvPr id="0" name="image64.png"/>
                        <pic:cNvPicPr preferRelativeResize="0"/>
                      </pic:nvPicPr>
                      <pic:blipFill>
                        <a:blip r:embed="rId27"/>
                        <a:srcRect/>
                        <a:stretch>
                          <a:fillRect/>
                        </a:stretch>
                      </pic:blipFill>
                      <pic:spPr>
                        <a:xfrm>
                          <a:off x="0" y="0"/>
                          <a:ext cx="222250" cy="21521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68480" behindDoc="0" locked="0" layoutInCell="1" hidden="0" allowOverlap="1">
                <wp:simplePos x="0" y="0"/>
                <wp:positionH relativeFrom="column">
                  <wp:posOffset>25401</wp:posOffset>
                </wp:positionH>
                <wp:positionV relativeFrom="paragraph">
                  <wp:posOffset>0</wp:posOffset>
                </wp:positionV>
                <wp:extent cx="6591300" cy="7181099"/>
                <wp:effectExtent l="0" t="0" r="0" b="0"/>
                <wp:wrapNone/>
                <wp:docPr id="778" name="Group 778"/>
                <wp:cNvGraphicFramePr/>
                <a:graphic xmlns:a="http://schemas.openxmlformats.org/drawingml/2006/main">
                  <a:graphicData uri="http://schemas.microsoft.com/office/word/2010/wordprocessingGroup">
                    <wpg:wgp>
                      <wpg:cNvGrpSpPr/>
                      <wpg:grpSpPr>
                        <a:xfrm>
                          <a:off x="0" y="0"/>
                          <a:ext cx="6591300" cy="7181099"/>
                          <a:chOff x="2050350" y="189451"/>
                          <a:chExt cx="6591300" cy="7181099"/>
                        </a:xfrm>
                      </wpg:grpSpPr>
                      <wpg:grpSp>
                        <wpg:cNvPr id="52" name="Group 52"/>
                        <wpg:cNvGrpSpPr/>
                        <wpg:grpSpPr>
                          <a:xfrm>
                            <a:off x="2050350" y="189451"/>
                            <a:ext cx="6591300" cy="7181099"/>
                            <a:chOff x="0" y="0"/>
                            <a:chExt cx="6591300" cy="7181099"/>
                          </a:xfrm>
                        </wpg:grpSpPr>
                        <wps:wsp>
                          <wps:cNvPr id="53" name="Rectangle 53"/>
                          <wps:cNvSpPr/>
                          <wps:spPr>
                            <a:xfrm>
                              <a:off x="0" y="0"/>
                              <a:ext cx="6591300" cy="7181075"/>
                            </a:xfrm>
                            <a:prstGeom prst="rect">
                              <a:avLst/>
                            </a:prstGeom>
                            <a:noFill/>
                            <a:ln>
                              <a:noFill/>
                            </a:ln>
                          </wps:spPr>
                          <wps:txbx>
                            <w:txbxContent>
                              <w:p w14:paraId="527F2506"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54" name="Flowchart: Process 54"/>
                          <wps:cNvSpPr/>
                          <wps:spPr>
                            <a:xfrm>
                              <a:off x="4067175" y="187642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FB72153"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5" name="Flowchart: Process 55"/>
                          <wps:cNvSpPr/>
                          <wps:spPr>
                            <a:xfrm>
                              <a:off x="2514600" y="365760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49C0628C"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6" name="Flowchart: Process 56"/>
                          <wps:cNvSpPr/>
                          <wps:spPr>
                            <a:xfrm>
                              <a:off x="619125" y="363855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8D8FDD3"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7" name="Flowchart: Process 57"/>
                          <wps:cNvSpPr/>
                          <wps:spPr>
                            <a:xfrm>
                              <a:off x="2933700" y="232410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6BBDECB"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58" name="Flowchart: Process 58"/>
                          <wps:cNvSpPr/>
                          <wps:spPr>
                            <a:xfrm>
                              <a:off x="4800600" y="274320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B611E83"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59" name="Flowchart: Process 59"/>
                          <wps:cNvSpPr/>
                          <wps:spPr>
                            <a:xfrm>
                              <a:off x="1295400" y="282892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39BC3A0"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0" name="Flowchart: Process 60"/>
                          <wps:cNvSpPr/>
                          <wps:spPr>
                            <a:xfrm>
                              <a:off x="2600325" y="104775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6B5ED38"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1" name="Flowchart: Process 61"/>
                          <wps:cNvSpPr/>
                          <wps:spPr>
                            <a:xfrm>
                              <a:off x="5638800" y="176212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540FDDD1"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2" name="Flowchart: Process 62"/>
                          <wps:cNvSpPr/>
                          <wps:spPr>
                            <a:xfrm>
                              <a:off x="4867275" y="101917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4B1541B" w14:textId="77777777" w:rsidR="003C0B2E" w:rsidRDefault="00243B54">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g:grpSp>
                          <wpg:cNvPr id="63" name="Group 63"/>
                          <wpg:cNvGrpSpPr/>
                          <wpg:grpSpPr>
                            <a:xfrm>
                              <a:off x="0" y="0"/>
                              <a:ext cx="6591300" cy="7181099"/>
                              <a:chOff x="0" y="0"/>
                              <a:chExt cx="6591300" cy="7181099"/>
                            </a:xfrm>
                          </wpg:grpSpPr>
                          <wps:wsp>
                            <wps:cNvPr id="768" name="Flowchart: Decision 768"/>
                            <wps:cNvSpPr/>
                            <wps:spPr>
                              <a:xfrm>
                                <a:off x="1000125" y="57150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4E0635F" w14:textId="77777777" w:rsidR="003C0B2E" w:rsidRDefault="00243B54">
                                  <w:pPr>
                                    <w:ind w:firstLine="0"/>
                                    <w:textDirection w:val="btLr"/>
                                  </w:pPr>
                                  <w:r>
                                    <w:rPr>
                                      <w:rFonts w:ascii="Quattrocento Sans" w:hAnsi="Quattrocento Sans"/>
                                      <w:color w:val="000000"/>
                                      <w:sz w:val="18"/>
                                    </w:rPr>
                                    <w:t>Driver?</w:t>
                                  </w:r>
                                </w:p>
                              </w:txbxContent>
                            </wps:txbx>
                            <wps:bodyPr spcFirstLastPara="1" wrap="square" lIns="0" tIns="0" rIns="0" bIns="0" anchor="ctr" anchorCtr="0">
                              <a:noAutofit/>
                            </wps:bodyPr>
                          </wps:wsp>
                          <wps:wsp>
                            <wps:cNvPr id="769" name="Flowchart: Decision 769"/>
                            <wps:cNvSpPr/>
                            <wps:spPr>
                              <a:xfrm>
                                <a:off x="3448050" y="55245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23DB2EF3" w14:textId="77777777" w:rsidR="003C0B2E" w:rsidRDefault="00243B54">
                                  <w:pPr>
                                    <w:ind w:firstLine="0"/>
                                    <w:textDirection w:val="btLr"/>
                                  </w:pPr>
                                  <w:r>
                                    <w:rPr>
                                      <w:rFonts w:ascii="Quattrocento Sans" w:hAnsi="Quattrocento Sans"/>
                                      <w:color w:val="000000"/>
                                      <w:sz w:val="18"/>
                                    </w:rPr>
                                    <w:t xml:space="preserve">Loader? </w:t>
                                  </w:r>
                                </w:p>
                              </w:txbxContent>
                            </wps:txbx>
                            <wps:bodyPr spcFirstLastPara="1" wrap="square" lIns="0" tIns="0" rIns="0" bIns="0" anchor="ctr" anchorCtr="0">
                              <a:noAutofit/>
                            </wps:bodyPr>
                          </wps:wsp>
                          <wps:wsp>
                            <wps:cNvPr id="770" name="Flowchart: Decision 770"/>
                            <wps:cNvSpPr/>
                            <wps:spPr>
                              <a:xfrm>
                                <a:off x="0" y="2333625"/>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B9A64D5" w14:textId="77777777" w:rsidR="003C0B2E" w:rsidRDefault="00243B54">
                                  <w:pPr>
                                    <w:ind w:firstLine="0"/>
                                    <w:textDirection w:val="btLr"/>
                                  </w:pPr>
                                  <w:r>
                                    <w:rPr>
                                      <w:rFonts w:ascii="Quattrocento Sans" w:hAnsi="Quattrocento Sans"/>
                                      <w:color w:val="000000"/>
                                      <w:sz w:val="18"/>
                                    </w:rPr>
                                    <w:t>View tasks?</w:t>
                                  </w:r>
                                </w:p>
                              </w:txbxContent>
                            </wps:txbx>
                            <wps:bodyPr spcFirstLastPara="1" wrap="square" lIns="0" tIns="0" rIns="0" bIns="0" anchor="ctr" anchorCtr="0">
                              <a:noAutofit/>
                            </wps:bodyPr>
                          </wps:wsp>
                          <wps:wsp>
                            <wps:cNvPr id="772" name="Flowchart: Decision 772"/>
                            <wps:cNvSpPr/>
                            <wps:spPr>
                              <a:xfrm>
                                <a:off x="3476625" y="2266950"/>
                                <a:ext cx="12477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E030EE9" w14:textId="77777777" w:rsidR="003C0B2E" w:rsidRDefault="00243B54">
                                  <w:pPr>
                                    <w:ind w:firstLine="0"/>
                                    <w:textDirection w:val="btLr"/>
                                  </w:pPr>
                                  <w:r>
                                    <w:rPr>
                                      <w:rFonts w:ascii="Quattrocento Sans" w:hAnsi="Quattrocento Sans"/>
                                      <w:color w:val="000000"/>
                                      <w:sz w:val="18"/>
                                    </w:rPr>
                                    <w:t xml:space="preserve">Registration? </w:t>
                                  </w:r>
                                </w:p>
                                <w:p w14:paraId="165FCDF9" w14:textId="77777777" w:rsidR="003C0B2E" w:rsidRDefault="003C0B2E">
                                  <w:pPr>
                                    <w:ind w:firstLine="0"/>
                                    <w:textDirection w:val="btLr"/>
                                  </w:pPr>
                                </w:p>
                              </w:txbxContent>
                            </wps:txbx>
                            <wps:bodyPr spcFirstLastPara="1" wrap="square" lIns="0" tIns="0" rIns="0" bIns="0" anchor="ctr" anchorCtr="0">
                              <a:noAutofit/>
                            </wps:bodyPr>
                          </wps:wsp>
                          <wps:wsp>
                            <wps:cNvPr id="773" name="Flowchart: Decision 773"/>
                            <wps:cNvSpPr/>
                            <wps:spPr>
                              <a:xfrm>
                                <a:off x="5143500" y="2247900"/>
                                <a:ext cx="13144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66290E4F" w14:textId="77777777" w:rsidR="003C0B2E" w:rsidRDefault="00243B54">
                                  <w:pPr>
                                    <w:ind w:firstLine="0"/>
                                    <w:textDirection w:val="btLr"/>
                                  </w:pPr>
                                  <w:r>
                                    <w:rPr>
                                      <w:rFonts w:ascii="Quattrocento Sans" w:hAnsi="Quattrocento Sans"/>
                                      <w:color w:val="000000"/>
                                      <w:sz w:val="18"/>
                                    </w:rPr>
                                    <w:t>View tasks?</w:t>
                                  </w:r>
                                </w:p>
                              </w:txbxContent>
                            </wps:txbx>
                            <wps:bodyPr spcFirstLastPara="1" wrap="square" lIns="0" tIns="0" rIns="0" bIns="0" anchor="ctr" anchorCtr="0">
                              <a:noAutofit/>
                            </wps:bodyPr>
                          </wps:wsp>
                          <wps:wsp>
                            <wps:cNvPr id="775" name="Flowchart: Decision 775"/>
                            <wps:cNvSpPr/>
                            <wps:spPr>
                              <a:xfrm>
                                <a:off x="1809750" y="2314575"/>
                                <a:ext cx="12858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B2F64F7" w14:textId="77777777" w:rsidR="003C0B2E" w:rsidRDefault="00243B54">
                                  <w:pPr>
                                    <w:ind w:firstLine="0"/>
                                    <w:textDirection w:val="btLr"/>
                                  </w:pPr>
                                  <w:r>
                                    <w:rPr>
                                      <w:rFonts w:ascii="Quattrocento Sans" w:hAnsi="Quattrocento Sans"/>
                                      <w:color w:val="000000"/>
                                      <w:sz w:val="18"/>
                                    </w:rPr>
                                    <w:t xml:space="preserve">Registration? </w:t>
                                  </w:r>
                                </w:p>
                              </w:txbxContent>
                            </wps:txbx>
                            <wps:bodyPr spcFirstLastPara="1" wrap="square" lIns="0" tIns="0" rIns="0" bIns="0" anchor="ctr" anchorCtr="0">
                              <a:noAutofit/>
                            </wps:bodyPr>
                          </wps:wsp>
                          <wps:wsp>
                            <wps:cNvPr id="776" name="Flowchart: Manual Input 776"/>
                            <wps:cNvSpPr/>
                            <wps:spPr>
                              <a:xfrm>
                                <a:off x="1962150" y="394335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72C0C049" w14:textId="77777777" w:rsidR="003C0B2E" w:rsidRDefault="00243B54">
                                  <w:pPr>
                                    <w:ind w:firstLine="0"/>
                                    <w:textDirection w:val="btLr"/>
                                  </w:pPr>
                                  <w:r>
                                    <w:rPr>
                                      <w:rFonts w:ascii="Quattrocento Sans" w:hAnsi="Quattrocento Sans"/>
                                      <w:color w:val="000000"/>
                                      <w:sz w:val="18"/>
                                    </w:rPr>
                                    <w:t>Enter driver details</w:t>
                                  </w:r>
                                </w:p>
                              </w:txbxContent>
                            </wps:txbx>
                            <wps:bodyPr spcFirstLastPara="1" wrap="square" lIns="0" tIns="0" rIns="0" bIns="0" anchor="ctr" anchorCtr="0">
                              <a:noAutofit/>
                            </wps:bodyPr>
                          </wps:wsp>
                          <wps:wsp>
                            <wps:cNvPr id="779" name="Flowchart: Process 779"/>
                            <wps:cNvSpPr/>
                            <wps:spPr>
                              <a:xfrm>
                                <a:off x="3305175" y="5133975"/>
                                <a:ext cx="904875" cy="665406"/>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2B145999" w14:textId="77777777" w:rsidR="003C0B2E" w:rsidRDefault="00243B54">
                                  <w:pPr>
                                    <w:ind w:firstLine="0"/>
                                    <w:textDirection w:val="btLr"/>
                                  </w:pPr>
                                  <w:r>
                                    <w:rPr>
                                      <w:rFonts w:ascii="Quattrocento Sans" w:hAnsi="Quattrocento Sans"/>
                                      <w:color w:val="000000"/>
                                      <w:sz w:val="18"/>
                                    </w:rPr>
                                    <w:t>Register employee</w:t>
                                  </w:r>
                                </w:p>
                              </w:txbxContent>
                            </wps:txbx>
                            <wps:bodyPr spcFirstLastPara="1" wrap="square" lIns="0" tIns="0" rIns="0" bIns="0" anchor="ctr" anchorCtr="0">
                              <a:noAutofit/>
                            </wps:bodyPr>
                          </wps:wsp>
                          <wps:wsp>
                            <wps:cNvPr id="781" name="Flowchart: Magnetic Disk 781"/>
                            <wps:cNvSpPr/>
                            <wps:spPr>
                              <a:xfrm>
                                <a:off x="1866900" y="5095875"/>
                                <a:ext cx="981075" cy="1589405"/>
                              </a:xfrm>
                              <a:prstGeom prst="flowChartMagneticDisk">
                                <a:avLst/>
                              </a:prstGeom>
                              <a:solidFill>
                                <a:srgbClr val="FFFFFF"/>
                              </a:solidFill>
                              <a:ln w="12700" cap="flat" cmpd="sng">
                                <a:solidFill>
                                  <a:srgbClr val="000000"/>
                                </a:solidFill>
                                <a:prstDash val="solid"/>
                                <a:miter lim="800000"/>
                                <a:headEnd type="none" w="sm" len="sm"/>
                                <a:tailEnd type="none" w="sm" len="sm"/>
                              </a:ln>
                            </wps:spPr>
                            <wps:txbx>
                              <w:txbxContent>
                                <w:p w14:paraId="77021E53" w14:textId="77777777" w:rsidR="003C0B2E" w:rsidRDefault="00243B54">
                                  <w:pPr>
                                    <w:ind w:firstLine="0"/>
                                    <w:textDirection w:val="btLr"/>
                                  </w:pPr>
                                  <w:r>
                                    <w:rPr>
                                      <w:rFonts w:ascii="Quattrocento Sans" w:hAnsi="Quattrocento Sans"/>
                                      <w:color w:val="000000"/>
                                      <w:sz w:val="18"/>
                                    </w:rPr>
                                    <w:t>Update employee details file</w:t>
                                  </w:r>
                                </w:p>
                                <w:p w14:paraId="2752487F" w14:textId="77777777" w:rsidR="003C0B2E" w:rsidRDefault="003C0B2E">
                                  <w:pPr>
                                    <w:jc w:val="center"/>
                                    <w:textDirection w:val="btLr"/>
                                  </w:pPr>
                                </w:p>
                              </w:txbxContent>
                            </wps:txbx>
                            <wps:bodyPr spcFirstLastPara="1" wrap="square" lIns="91425" tIns="45700" rIns="91425" bIns="45700" anchor="ctr" anchorCtr="0">
                              <a:noAutofit/>
                            </wps:bodyPr>
                          </wps:wsp>
                          <wps:wsp>
                            <wps:cNvPr id="782" name="Flowchart: Document 782"/>
                            <wps:cNvSpPr/>
                            <wps:spPr>
                              <a:xfrm>
                                <a:off x="3305175" y="6467475"/>
                                <a:ext cx="1123950" cy="713624"/>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59A7E1A5" w14:textId="77777777" w:rsidR="003C0B2E" w:rsidRDefault="00243B54">
                                  <w:pPr>
                                    <w:ind w:firstLine="0"/>
                                    <w:textDirection w:val="btLr"/>
                                  </w:pPr>
                                  <w:r>
                                    <w:rPr>
                                      <w:rFonts w:ascii="Quattrocento Sans" w:hAnsi="Quattrocento Sans"/>
                                      <w:color w:val="000000"/>
                                      <w:sz w:val="18"/>
                                    </w:rPr>
                                    <w:t>Print registration successful</w:t>
                                  </w:r>
                                </w:p>
                              </w:txbxContent>
                            </wps:txbx>
                            <wps:bodyPr spcFirstLastPara="1" wrap="square" lIns="0" tIns="0" rIns="0" bIns="0" anchor="ctr" anchorCtr="0">
                              <a:noAutofit/>
                            </wps:bodyPr>
                          </wps:wsp>
                          <wps:wsp>
                            <wps:cNvPr id="783" name="Flowchart: Manual Input 783"/>
                            <wps:cNvSpPr/>
                            <wps:spPr>
                              <a:xfrm>
                                <a:off x="3695700" y="3838575"/>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6C8E88AA" w14:textId="77777777" w:rsidR="003C0B2E" w:rsidRDefault="00243B54">
                                  <w:pPr>
                                    <w:ind w:firstLine="0"/>
                                    <w:textDirection w:val="btLr"/>
                                  </w:pPr>
                                  <w:r>
                                    <w:rPr>
                                      <w:rFonts w:ascii="Quattrocento Sans" w:hAnsi="Quattrocento Sans"/>
                                      <w:color w:val="000000"/>
                                      <w:sz w:val="18"/>
                                    </w:rPr>
                                    <w:t>Enter loader details</w:t>
                                  </w:r>
                                </w:p>
                              </w:txbxContent>
                            </wps:txbx>
                            <wps:bodyPr spcFirstLastPara="1" wrap="square" lIns="0" tIns="0" rIns="0" bIns="0" anchor="ctr" anchorCtr="0">
                              <a:noAutofit/>
                            </wps:bodyPr>
                          </wps:wsp>
                          <wps:wsp>
                            <wps:cNvPr id="785" name="Straight Arrow Connector 785"/>
                            <wps:cNvCnPr/>
                            <wps:spPr>
                              <a:xfrm flipH="1">
                                <a:off x="2447925" y="3562350"/>
                                <a:ext cx="9525" cy="489585"/>
                              </a:xfrm>
                              <a:prstGeom prst="straightConnector1">
                                <a:avLst/>
                              </a:prstGeom>
                              <a:noFill/>
                              <a:ln w="9525" cap="flat" cmpd="sng">
                                <a:solidFill>
                                  <a:srgbClr val="000000"/>
                                </a:solidFill>
                                <a:prstDash val="solid"/>
                                <a:miter lim="800000"/>
                                <a:headEnd type="none" w="sm" len="sm"/>
                                <a:tailEnd type="triangle" w="med" len="med"/>
                              </a:ln>
                            </wps:spPr>
                            <wps:bodyPr/>
                          </wps:wsp>
                          <wps:wsp>
                            <wps:cNvPr id="786" name="Straight Arrow Connector 786"/>
                            <wps:cNvCnPr/>
                            <wps:spPr>
                              <a:xfrm>
                                <a:off x="4105275" y="3524250"/>
                                <a:ext cx="0" cy="419100"/>
                              </a:xfrm>
                              <a:prstGeom prst="straightConnector1">
                                <a:avLst/>
                              </a:prstGeom>
                              <a:noFill/>
                              <a:ln w="9525" cap="flat" cmpd="sng">
                                <a:solidFill>
                                  <a:srgbClr val="000000"/>
                                </a:solidFill>
                                <a:prstDash val="solid"/>
                                <a:miter lim="800000"/>
                                <a:headEnd type="none" w="sm" len="sm"/>
                                <a:tailEnd type="triangle" w="med" len="med"/>
                              </a:ln>
                            </wps:spPr>
                            <wps:bodyPr/>
                          </wps:wsp>
                          <wps:wsp>
                            <wps:cNvPr id="787" name="Straight Arrow Connector 787"/>
                            <wps:cNvCnPr/>
                            <wps:spPr>
                              <a:xfrm>
                                <a:off x="4743450" y="4181475"/>
                                <a:ext cx="161925" cy="0"/>
                              </a:xfrm>
                              <a:prstGeom prst="straightConnector1">
                                <a:avLst/>
                              </a:prstGeom>
                              <a:noFill/>
                              <a:ln w="9525" cap="flat" cmpd="sng">
                                <a:solidFill>
                                  <a:srgbClr val="000000"/>
                                </a:solidFill>
                                <a:prstDash val="solid"/>
                                <a:miter lim="800000"/>
                                <a:headEnd type="none" w="sm" len="sm"/>
                                <a:tailEnd type="none" w="sm" len="sm"/>
                              </a:ln>
                            </wps:spPr>
                            <wps:bodyPr/>
                          </wps:wsp>
                          <wps:wsp>
                            <wps:cNvPr id="788" name="Straight Arrow Connector 788"/>
                            <wps:cNvCnPr/>
                            <wps:spPr>
                              <a:xfrm flipH="1">
                                <a:off x="4895850" y="4181475"/>
                                <a:ext cx="9525" cy="1238250"/>
                              </a:xfrm>
                              <a:prstGeom prst="straightConnector1">
                                <a:avLst/>
                              </a:prstGeom>
                              <a:noFill/>
                              <a:ln w="9525" cap="flat" cmpd="sng">
                                <a:solidFill>
                                  <a:srgbClr val="000000"/>
                                </a:solidFill>
                                <a:prstDash val="solid"/>
                                <a:miter lim="800000"/>
                                <a:headEnd type="none" w="sm" len="sm"/>
                                <a:tailEnd type="none" w="sm" len="sm"/>
                              </a:ln>
                            </wps:spPr>
                            <wps:bodyPr/>
                          </wps:wsp>
                          <wps:wsp>
                            <wps:cNvPr id="789" name="Straight Arrow Connector 789"/>
                            <wps:cNvCnPr/>
                            <wps:spPr>
                              <a:xfrm flipH="1">
                                <a:off x="4210050" y="5429250"/>
                                <a:ext cx="695325"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791" name="Straight Arrow Connector 791"/>
                            <wps:cNvCnPr/>
                            <wps:spPr>
                              <a:xfrm>
                                <a:off x="3009900" y="4305300"/>
                                <a:ext cx="400050" cy="0"/>
                              </a:xfrm>
                              <a:prstGeom prst="straightConnector1">
                                <a:avLst/>
                              </a:prstGeom>
                              <a:noFill/>
                              <a:ln w="9525" cap="flat" cmpd="sng">
                                <a:solidFill>
                                  <a:srgbClr val="000000"/>
                                </a:solidFill>
                                <a:prstDash val="solid"/>
                                <a:miter lim="800000"/>
                                <a:headEnd type="none" w="sm" len="sm"/>
                                <a:tailEnd type="none" w="sm" len="sm"/>
                              </a:ln>
                            </wps:spPr>
                            <wps:bodyPr/>
                          </wps:wsp>
                          <wps:wsp>
                            <wps:cNvPr id="792" name="Straight Arrow Connector 792"/>
                            <wps:cNvCnPr/>
                            <wps:spPr>
                              <a:xfrm>
                                <a:off x="3409950" y="4305300"/>
                                <a:ext cx="9525" cy="81915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3" name="Straight Arrow Connector 793"/>
                            <wps:cNvCnPr/>
                            <wps:spPr>
                              <a:xfrm rot="10800000">
                                <a:off x="2838450" y="5534025"/>
                                <a:ext cx="4667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5" name="Straight Arrow Connector 795"/>
                            <wps:cNvCnPr/>
                            <wps:spPr>
                              <a:xfrm>
                                <a:off x="3733800" y="5800725"/>
                                <a:ext cx="0" cy="67818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6" name="Flowchart: Manual Input 796"/>
                            <wps:cNvSpPr/>
                            <wps:spPr>
                              <a:xfrm>
                                <a:off x="123825" y="382905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3B86D509" w14:textId="77777777" w:rsidR="003C0B2E" w:rsidRDefault="00243B54">
                                  <w:pPr>
                                    <w:ind w:firstLine="0"/>
                                    <w:textDirection w:val="btLr"/>
                                  </w:pPr>
                                  <w:r>
                                    <w:rPr>
                                      <w:rFonts w:ascii="Quattrocento Sans" w:hAnsi="Quattrocento Sans"/>
                                      <w:color w:val="000000"/>
                                      <w:sz w:val="18"/>
                                    </w:rPr>
                                    <w:t>Enter driver ID</w:t>
                                  </w:r>
                                </w:p>
                              </w:txbxContent>
                            </wps:txbx>
                            <wps:bodyPr spcFirstLastPara="1" wrap="square" lIns="0" tIns="0" rIns="0" bIns="0" anchor="ctr" anchorCtr="0">
                              <a:noAutofit/>
                            </wps:bodyPr>
                          </wps:wsp>
                          <wps:wsp>
                            <wps:cNvPr id="798" name="Flowchart: Process 798"/>
                            <wps:cNvSpPr/>
                            <wps:spPr>
                              <a:xfrm>
                                <a:off x="123825" y="501967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1F326DE5" w14:textId="77777777" w:rsidR="003C0B2E" w:rsidRDefault="00243B54">
                                  <w:pPr>
                                    <w:ind w:firstLine="0"/>
                                    <w:textDirection w:val="btLr"/>
                                  </w:pPr>
                                  <w:r>
                                    <w:rPr>
                                      <w:rFonts w:ascii="Quattrocento Sans" w:hAnsi="Quattrocento Sans"/>
                                      <w:color w:val="000000"/>
                                      <w:sz w:val="18"/>
                                    </w:rPr>
                                    <w:t>Driver’s tasks ordered by driver ID</w:t>
                                  </w:r>
                                </w:p>
                              </w:txbxContent>
                            </wps:txbx>
                            <wps:bodyPr spcFirstLastPara="1" wrap="square" lIns="0" tIns="0" rIns="0" bIns="0" anchor="ctr" anchorCtr="0">
                              <a:noAutofit/>
                            </wps:bodyPr>
                          </wps:wsp>
                          <wps:wsp>
                            <wps:cNvPr id="799" name="Flowchart: Document 799"/>
                            <wps:cNvSpPr/>
                            <wps:spPr>
                              <a:xfrm>
                                <a:off x="123825" y="6162675"/>
                                <a:ext cx="1123950"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670E1154" w14:textId="77777777" w:rsidR="003C0B2E" w:rsidRDefault="00243B54">
                                  <w:pPr>
                                    <w:ind w:firstLine="0"/>
                                    <w:textDirection w:val="btLr"/>
                                  </w:pPr>
                                  <w:r>
                                    <w:rPr>
                                      <w:rFonts w:ascii="Quattrocento Sans" w:hAnsi="Quattrocento Sans"/>
                                      <w:color w:val="000000"/>
                                      <w:sz w:val="18"/>
                                    </w:rPr>
                                    <w:t>Print driver tasks</w:t>
                                  </w:r>
                                </w:p>
                              </w:txbxContent>
                            </wps:txbx>
                            <wps:bodyPr spcFirstLastPara="1" wrap="square" lIns="0" tIns="0" rIns="0" bIns="0" anchor="ctr" anchorCtr="0">
                              <a:noAutofit/>
                            </wps:bodyPr>
                          </wps:wsp>
                          <wps:wsp>
                            <wps:cNvPr id="801" name="Flowchart: Manual Input 801"/>
                            <wps:cNvSpPr/>
                            <wps:spPr>
                              <a:xfrm>
                                <a:off x="5362575" y="365760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6D3075A8" w14:textId="77777777" w:rsidR="003C0B2E" w:rsidRDefault="00243B54">
                                  <w:pPr>
                                    <w:ind w:firstLine="0"/>
                                    <w:textDirection w:val="btLr"/>
                                  </w:pPr>
                                  <w:r>
                                    <w:rPr>
                                      <w:rFonts w:ascii="Quattrocento Sans" w:hAnsi="Quattrocento Sans"/>
                                      <w:color w:val="000000"/>
                                      <w:sz w:val="18"/>
                                    </w:rPr>
                                    <w:t>Enter loader ID</w:t>
                                  </w:r>
                                </w:p>
                              </w:txbxContent>
                            </wps:txbx>
                            <wps:bodyPr spcFirstLastPara="1" wrap="square" lIns="0" tIns="0" rIns="0" bIns="0" anchor="ctr" anchorCtr="0">
                              <a:noAutofit/>
                            </wps:bodyPr>
                          </wps:wsp>
                          <wps:wsp>
                            <wps:cNvPr id="803" name="Flowchart: Process 803"/>
                            <wps:cNvSpPr/>
                            <wps:spPr>
                              <a:xfrm>
                                <a:off x="5362575" y="482917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61F7BB83" w14:textId="77777777" w:rsidR="003C0B2E" w:rsidRDefault="00243B54">
                                  <w:pPr>
                                    <w:ind w:firstLine="0"/>
                                    <w:textDirection w:val="btLr"/>
                                  </w:pPr>
                                  <w:r>
                                    <w:rPr>
                                      <w:rFonts w:ascii="Quattrocento Sans" w:hAnsi="Quattrocento Sans"/>
                                      <w:color w:val="000000"/>
                                      <w:sz w:val="18"/>
                                    </w:rPr>
                                    <w:t>Loaders tasks ordered by loader ID</w:t>
                                  </w:r>
                                </w:p>
                              </w:txbxContent>
                            </wps:txbx>
                            <wps:bodyPr spcFirstLastPara="1" wrap="square" lIns="0" tIns="0" rIns="0" bIns="0" anchor="ctr" anchorCtr="0">
                              <a:noAutofit/>
                            </wps:bodyPr>
                          </wps:wsp>
                          <wps:wsp>
                            <wps:cNvPr id="804" name="Flowchart: Document 804"/>
                            <wps:cNvSpPr/>
                            <wps:spPr>
                              <a:xfrm>
                                <a:off x="5362575" y="5972175"/>
                                <a:ext cx="1123950"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039BBE9" w14:textId="77777777" w:rsidR="003C0B2E" w:rsidRDefault="00243B54">
                                  <w:pPr>
                                    <w:ind w:firstLine="0"/>
                                    <w:textDirection w:val="btLr"/>
                                  </w:pPr>
                                  <w:r>
                                    <w:rPr>
                                      <w:rFonts w:ascii="Quattrocento Sans" w:hAnsi="Quattrocento Sans"/>
                                      <w:color w:val="000000"/>
                                      <w:sz w:val="18"/>
                                    </w:rPr>
                                    <w:t>Print loader tasks</w:t>
                                  </w:r>
                                </w:p>
                              </w:txbxContent>
                            </wps:txbx>
                            <wps:bodyPr spcFirstLastPara="1" wrap="square" lIns="0" tIns="0" rIns="0" bIns="0" anchor="ctr" anchorCtr="0">
                              <a:noAutofit/>
                            </wps:bodyPr>
                          </wps:wsp>
                          <wps:wsp>
                            <wps:cNvPr id="805" name="Straight Arrow Connector 805"/>
                            <wps:cNvCnPr/>
                            <wps:spPr>
                              <a:xfrm rot="10800000">
                                <a:off x="600075" y="1200150"/>
                                <a:ext cx="390525" cy="0"/>
                              </a:xfrm>
                              <a:prstGeom prst="straightConnector1">
                                <a:avLst/>
                              </a:prstGeom>
                              <a:noFill/>
                              <a:ln w="9525" cap="flat" cmpd="sng">
                                <a:solidFill>
                                  <a:srgbClr val="000000"/>
                                </a:solidFill>
                                <a:prstDash val="solid"/>
                                <a:miter lim="800000"/>
                                <a:headEnd type="none" w="sm" len="sm"/>
                                <a:tailEnd type="none" w="sm" len="sm"/>
                              </a:ln>
                            </wps:spPr>
                            <wps:bodyPr/>
                          </wps:wsp>
                          <wps:wsp>
                            <wps:cNvPr id="806" name="Straight Arrow Connector 806"/>
                            <wps:cNvCnPr/>
                            <wps:spPr>
                              <a:xfrm flipH="1">
                                <a:off x="590550" y="1209675"/>
                                <a:ext cx="9525" cy="1143000"/>
                              </a:xfrm>
                              <a:prstGeom prst="straightConnector1">
                                <a:avLst/>
                              </a:prstGeom>
                              <a:noFill/>
                              <a:ln w="9525" cap="flat" cmpd="sng">
                                <a:solidFill>
                                  <a:srgbClr val="000000"/>
                                </a:solidFill>
                                <a:prstDash val="solid"/>
                                <a:miter lim="800000"/>
                                <a:headEnd type="none" w="sm" len="sm"/>
                                <a:tailEnd type="triangle" w="med" len="med"/>
                              </a:ln>
                            </wps:spPr>
                            <wps:bodyPr/>
                          </wps:wsp>
                          <wps:wsp>
                            <wps:cNvPr id="807" name="Straight Arrow Connector 807"/>
                            <wps:cNvCnPr/>
                            <wps:spPr>
                              <a:xfrm rot="10800000" flipH="1">
                                <a:off x="1209675" y="2943225"/>
                                <a:ext cx="60960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08" name="Straight Arrow Connector 808"/>
                            <wps:cNvCnPr/>
                            <wps:spPr>
                              <a:xfrm>
                                <a:off x="600075" y="3581400"/>
                                <a:ext cx="9525" cy="3467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09" name="Straight Arrow Connector 809"/>
                            <wps:cNvCnPr/>
                            <wps:spPr>
                              <a:xfrm>
                                <a:off x="590550" y="4610100"/>
                                <a:ext cx="0" cy="40068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0" name="Straight Arrow Connector 810"/>
                            <wps:cNvCnPr/>
                            <wps:spPr>
                              <a:xfrm>
                                <a:off x="571500" y="5695950"/>
                                <a:ext cx="0" cy="4762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1" name="Straight Arrow Connector 811"/>
                            <wps:cNvCnPr/>
                            <wps:spPr>
                              <a:xfrm>
                                <a:off x="5848350" y="4438650"/>
                                <a:ext cx="9525" cy="390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2" name="Straight Arrow Connector 812"/>
                            <wps:cNvCnPr/>
                            <wps:spPr>
                              <a:xfrm>
                                <a:off x="5838825" y="5514975"/>
                                <a:ext cx="0" cy="4667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3" name="Straight Arrow Connector 813"/>
                            <wps:cNvCnPr/>
                            <wps:spPr>
                              <a:xfrm>
                                <a:off x="4057650" y="1800225"/>
                                <a:ext cx="38100" cy="4610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4" name="Straight Arrow Connector 814"/>
                            <wps:cNvCnPr/>
                            <wps:spPr>
                              <a:xfrm rot="10800000" flipH="1">
                                <a:off x="4733925" y="2876550"/>
                                <a:ext cx="41910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5" name="Straight Arrow Connector 815"/>
                            <wps:cNvCnPr/>
                            <wps:spPr>
                              <a:xfrm>
                                <a:off x="5810250" y="3495675"/>
                                <a:ext cx="0" cy="2705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6" name="Straight Arrow Connector 816"/>
                            <wps:cNvCnPr/>
                            <wps:spPr>
                              <a:xfrm>
                                <a:off x="2200275" y="1190625"/>
                                <a:ext cx="125730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8" name="Flowchart: Off-page Connector 818"/>
                            <wps:cNvSpPr/>
                            <wps:spPr>
                              <a:xfrm>
                                <a:off x="257175" y="0"/>
                                <a:ext cx="400050" cy="371475"/>
                              </a:xfrm>
                              <a:prstGeom prst="flowChartOffpageConnector">
                                <a:avLst/>
                              </a:prstGeom>
                              <a:solidFill>
                                <a:srgbClr val="FFFFFF"/>
                              </a:solidFill>
                              <a:ln w="12700" cap="flat" cmpd="sng">
                                <a:solidFill>
                                  <a:srgbClr val="000000"/>
                                </a:solidFill>
                                <a:prstDash val="solid"/>
                                <a:miter lim="800000"/>
                                <a:headEnd type="none" w="sm" len="sm"/>
                                <a:tailEnd type="none" w="sm" len="sm"/>
                              </a:ln>
                            </wps:spPr>
                            <wps:txbx>
                              <w:txbxContent>
                                <w:p w14:paraId="5BD59B73" w14:textId="77777777" w:rsidR="003C0B2E" w:rsidRDefault="00243B54">
                                  <w:pPr>
                                    <w:ind w:firstLine="0"/>
                                    <w:jc w:val="center"/>
                                    <w:textDirection w:val="btLr"/>
                                  </w:pPr>
                                  <w:r>
                                    <w:rPr>
                                      <w:rFonts w:ascii="Quattrocento Sans" w:hAnsi="Quattrocento Sans"/>
                                      <w:color w:val="000000"/>
                                      <w:sz w:val="18"/>
                                    </w:rPr>
                                    <w:t>1</w:t>
                                  </w:r>
                                </w:p>
                              </w:txbxContent>
                            </wps:txbx>
                            <wps:bodyPr spcFirstLastPara="1" wrap="square" lIns="91425" tIns="45700" rIns="91425" bIns="45700" anchor="ctr" anchorCtr="0">
                              <a:noAutofit/>
                            </wps:bodyPr>
                          </wps:wsp>
                          <wps:wsp>
                            <wps:cNvPr id="819" name="Straight Arrow Connector 819"/>
                            <wps:cNvCnPr/>
                            <wps:spPr>
                              <a:xfrm>
                                <a:off x="466725" y="371475"/>
                                <a:ext cx="9525" cy="209550"/>
                              </a:xfrm>
                              <a:prstGeom prst="straightConnector1">
                                <a:avLst/>
                              </a:prstGeom>
                              <a:noFill/>
                              <a:ln w="9525" cap="flat" cmpd="sng">
                                <a:solidFill>
                                  <a:srgbClr val="000000"/>
                                </a:solidFill>
                                <a:prstDash val="solid"/>
                                <a:miter lim="800000"/>
                                <a:headEnd type="none" w="sm" len="sm"/>
                                <a:tailEnd type="none" w="sm" len="sm"/>
                              </a:ln>
                            </wps:spPr>
                            <wps:bodyPr/>
                          </wps:wsp>
                          <wps:wsp>
                            <wps:cNvPr id="820" name="Straight Arrow Connector 820"/>
                            <wps:cNvCnPr/>
                            <wps:spPr>
                              <a:xfrm rot="10800000" flipH="1">
                                <a:off x="476250" y="571500"/>
                                <a:ext cx="112395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21" name="Flowchart: Terminator 821"/>
                            <wps:cNvSpPr/>
                            <wps:spPr>
                              <a:xfrm>
                                <a:off x="5343525" y="876300"/>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2191ED10" w14:textId="77777777" w:rsidR="003C0B2E" w:rsidRDefault="00243B54">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822" name="Straight Arrow Connector 822"/>
                            <wps:cNvCnPr/>
                            <wps:spPr>
                              <a:xfrm rot="10800000" flipH="1">
                                <a:off x="4657725" y="1152525"/>
                                <a:ext cx="676275" cy="190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23" name="Straight Arrow Connector 823"/>
                            <wps:cNvCnPr/>
                            <wps:spPr>
                              <a:xfrm rot="10800000">
                                <a:off x="5800725" y="1381125"/>
                                <a:ext cx="0" cy="8572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24" name="Flowchart: Terminator 824"/>
                            <wps:cNvSpPr/>
                            <wps:spPr>
                              <a:xfrm>
                                <a:off x="2314575" y="1533525"/>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7C2A68A3" w14:textId="77777777" w:rsidR="003C0B2E" w:rsidRDefault="00243B54">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825" name="Straight Arrow Connector 825"/>
                            <wps:cNvCnPr/>
                            <wps:spPr>
                              <a:xfrm rot="10800000">
                                <a:off x="3095625" y="2047875"/>
                                <a:ext cx="9525" cy="885825"/>
                              </a:xfrm>
                              <a:prstGeom prst="straightConnector1">
                                <a:avLst/>
                              </a:prstGeom>
                              <a:noFill/>
                              <a:ln w="9525" cap="flat" cmpd="sng">
                                <a:solidFill>
                                  <a:srgbClr val="000000"/>
                                </a:solidFill>
                                <a:prstDash val="solid"/>
                                <a:miter lim="800000"/>
                                <a:headEnd type="none" w="sm" len="sm"/>
                                <a:tailEnd type="triangle" w="med" len="med"/>
                              </a:ln>
                            </wps:spPr>
                            <wps:bodyPr/>
                          </wps:wsp>
                        </wpg:grpSp>
                        <wps:wsp>
                          <wps:cNvPr id="826" name="Flowchart: Process 826"/>
                          <wps:cNvSpPr/>
                          <wps:spPr>
                            <a:xfrm>
                              <a:off x="4124325" y="358140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45BF34E"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827" name="Flowchart: Process 827"/>
                          <wps:cNvSpPr/>
                          <wps:spPr>
                            <a:xfrm>
                              <a:off x="5553075" y="352425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0312B0A"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591300" cy="7181099"/>
                <wp:effectExtent b="0" l="0" r="0" t="0"/>
                <wp:wrapNone/>
                <wp:docPr id="778"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6591300" cy="7181099"/>
                        </a:xfrm>
                        <a:prstGeom prst="rect"/>
                        <a:ln/>
                      </pic:spPr>
                    </pic:pic>
                  </a:graphicData>
                </a:graphic>
              </wp:anchor>
            </w:drawing>
          </mc:Fallback>
        </mc:AlternateContent>
      </w:r>
    </w:p>
    <w:p w14:paraId="00000151" w14:textId="77777777" w:rsidR="003C0B2E" w:rsidRPr="00FA2A5F" w:rsidRDefault="003C0B2E">
      <w:pPr>
        <w:rPr>
          <w:rFonts w:ascii="Times New Roman" w:hAnsi="Times New Roman" w:cs="Times New Roman"/>
        </w:rPr>
      </w:pPr>
    </w:p>
    <w:p w14:paraId="00000152" w14:textId="77777777" w:rsidR="003C0B2E" w:rsidRPr="00FA2A5F" w:rsidRDefault="00243B54">
      <w:pPr>
        <w:spacing w:line="259" w:lineRule="auto"/>
        <w:ind w:firstLine="0"/>
        <w:rPr>
          <w:rFonts w:ascii="Times New Roman" w:hAnsi="Times New Roman" w:cs="Times New Roman"/>
        </w:rPr>
      </w:pPr>
      <w:bookmarkStart w:id="27" w:name="_heading=h.3whwml4" w:colFirst="0" w:colLast="0"/>
      <w:bookmarkEnd w:id="27"/>
      <w:r w:rsidRPr="00FA2A5F">
        <w:rPr>
          <w:rFonts w:ascii="Times New Roman" w:hAnsi="Times New Roman" w:cs="Times New Roman"/>
        </w:rPr>
        <w:br w:type="page"/>
      </w:r>
      <w:r w:rsidRPr="00FA2A5F">
        <w:rPr>
          <w:rFonts w:ascii="Times New Roman" w:hAnsi="Times New Roman" w:cs="Times New Roman"/>
          <w:noProof/>
        </w:rPr>
        <mc:AlternateContent>
          <mc:Choice Requires="wpg">
            <w:drawing>
              <wp:anchor distT="0" distB="0" distL="114300" distR="114300" simplePos="0" relativeHeight="251669504" behindDoc="0" locked="0" layoutInCell="1" hidden="0" allowOverlap="1">
                <wp:simplePos x="0" y="0"/>
                <wp:positionH relativeFrom="column">
                  <wp:posOffset>406400</wp:posOffset>
                </wp:positionH>
                <wp:positionV relativeFrom="paragraph">
                  <wp:posOffset>1600200</wp:posOffset>
                </wp:positionV>
                <wp:extent cx="222250" cy="215215"/>
                <wp:effectExtent l="0" t="0" r="0" b="0"/>
                <wp:wrapNone/>
                <wp:docPr id="828" name="Flowchart: Process 828"/>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6ECAF80" w14:textId="77777777" w:rsidR="003C0B2E" w:rsidRDefault="00243B54">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1600200</wp:posOffset>
                </wp:positionV>
                <wp:extent cx="222250" cy="215215"/>
                <wp:effectExtent b="0" l="0" r="0" t="0"/>
                <wp:wrapNone/>
                <wp:docPr id="792" name="image34.png"/>
                <a:graphic>
                  <a:graphicData uri="http://schemas.openxmlformats.org/drawingml/2006/picture">
                    <pic:pic>
                      <pic:nvPicPr>
                        <pic:cNvPr id="0" name="image34.png"/>
                        <pic:cNvPicPr preferRelativeResize="0"/>
                      </pic:nvPicPr>
                      <pic:blipFill>
                        <a:blip r:embed="rId29"/>
                        <a:srcRect/>
                        <a:stretch>
                          <a:fillRect/>
                        </a:stretch>
                      </pic:blipFill>
                      <pic:spPr>
                        <a:xfrm>
                          <a:off x="0" y="0"/>
                          <a:ext cx="222250" cy="215215"/>
                        </a:xfrm>
                        <a:prstGeom prst="rect"/>
                        <a:ln/>
                      </pic:spPr>
                    </pic:pic>
                  </a:graphicData>
                </a:graphic>
              </wp:anchor>
            </w:drawing>
          </mc:Fallback>
        </mc:AlternateContent>
      </w:r>
    </w:p>
    <w:p w14:paraId="00000153" w14:textId="77777777" w:rsidR="003C0B2E" w:rsidRPr="00FA2A5F" w:rsidRDefault="00243B54">
      <w:pPr>
        <w:pStyle w:val="Heading2"/>
        <w:rPr>
          <w:rFonts w:ascii="Times New Roman" w:hAnsi="Times New Roman" w:cs="Times New Roman"/>
        </w:rPr>
      </w:pPr>
      <w:bookmarkStart w:id="28" w:name="_heading=h.2bn6wsx" w:colFirst="0" w:colLast="0"/>
      <w:bookmarkEnd w:id="28"/>
      <w:r w:rsidRPr="00FA2A5F">
        <w:rPr>
          <w:rFonts w:ascii="Times New Roman" w:hAnsi="Times New Roman" w:cs="Times New Roman"/>
        </w:rPr>
        <w:lastRenderedPageBreak/>
        <w:t>File Structures Design</w:t>
      </w:r>
    </w:p>
    <w:p w14:paraId="00000154" w14:textId="77777777" w:rsidR="003C0B2E" w:rsidRPr="00FA2A5F" w:rsidRDefault="00243B54">
      <w:pPr>
        <w:pStyle w:val="Heading3"/>
        <w:numPr>
          <w:ilvl w:val="0"/>
          <w:numId w:val="7"/>
        </w:numPr>
        <w:rPr>
          <w:rFonts w:ascii="Times New Roman" w:hAnsi="Times New Roman" w:cs="Times New Roman"/>
        </w:rPr>
      </w:pPr>
      <w:bookmarkStart w:id="29" w:name="_heading=h.qsh70q" w:colFirst="0" w:colLast="0"/>
      <w:bookmarkEnd w:id="29"/>
      <w:r w:rsidRPr="00FA2A5F">
        <w:rPr>
          <w:rFonts w:ascii="Times New Roman" w:hAnsi="Times New Roman" w:cs="Times New Roman"/>
        </w:rPr>
        <w:t>Drivers Details</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61158828" w14:textId="77777777">
        <w:tc>
          <w:tcPr>
            <w:tcW w:w="4675" w:type="dxa"/>
          </w:tcPr>
          <w:p w14:paraId="00000155"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Field Name</w:t>
            </w:r>
          </w:p>
        </w:tc>
        <w:tc>
          <w:tcPr>
            <w:tcW w:w="4675" w:type="dxa"/>
          </w:tcPr>
          <w:p w14:paraId="00000156"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12154B63" w14:textId="77777777">
        <w:tc>
          <w:tcPr>
            <w:tcW w:w="4675" w:type="dxa"/>
          </w:tcPr>
          <w:p w14:paraId="0000015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Driver ID</w:t>
            </w:r>
          </w:p>
        </w:tc>
        <w:tc>
          <w:tcPr>
            <w:tcW w:w="4675" w:type="dxa"/>
          </w:tcPr>
          <w:p w14:paraId="0000015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55F9DB2C" w14:textId="77777777">
        <w:tc>
          <w:tcPr>
            <w:tcW w:w="4675" w:type="dxa"/>
          </w:tcPr>
          <w:p w14:paraId="0000015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Driver Name</w:t>
            </w:r>
          </w:p>
        </w:tc>
        <w:tc>
          <w:tcPr>
            <w:tcW w:w="4675" w:type="dxa"/>
          </w:tcPr>
          <w:p w14:paraId="0000015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6D5A0864" w14:textId="77777777">
        <w:tc>
          <w:tcPr>
            <w:tcW w:w="4675" w:type="dxa"/>
          </w:tcPr>
          <w:p w14:paraId="0000015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 xml:space="preserve">Phone Number </w:t>
            </w:r>
          </w:p>
        </w:tc>
        <w:tc>
          <w:tcPr>
            <w:tcW w:w="4675" w:type="dxa"/>
          </w:tcPr>
          <w:p w14:paraId="0000015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3200C343" w14:textId="77777777">
        <w:tc>
          <w:tcPr>
            <w:tcW w:w="4675" w:type="dxa"/>
          </w:tcPr>
          <w:p w14:paraId="0000015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Vehicle ID</w:t>
            </w:r>
          </w:p>
        </w:tc>
        <w:tc>
          <w:tcPr>
            <w:tcW w:w="4675" w:type="dxa"/>
          </w:tcPr>
          <w:p w14:paraId="0000015E"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Short Text</w:t>
            </w:r>
          </w:p>
        </w:tc>
      </w:tr>
    </w:tbl>
    <w:p w14:paraId="0000015F"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30" w:name="_heading=h.3as4poj" w:colFirst="0" w:colLast="0"/>
      <w:bookmarkEnd w:id="30"/>
      <w:r w:rsidRPr="00FA2A5F">
        <w:rPr>
          <w:rFonts w:ascii="Times New Roman" w:hAnsi="Times New Roman" w:cs="Times New Roman"/>
          <w:i/>
          <w:color w:val="44546A"/>
          <w:sz w:val="18"/>
          <w:szCs w:val="18"/>
        </w:rPr>
        <w:t>Figure 3: Drivers details file design</w:t>
      </w:r>
    </w:p>
    <w:p w14:paraId="00000160" w14:textId="77777777" w:rsidR="003C0B2E" w:rsidRPr="00FA2A5F" w:rsidRDefault="00243B54">
      <w:pPr>
        <w:pStyle w:val="Heading3"/>
        <w:numPr>
          <w:ilvl w:val="0"/>
          <w:numId w:val="7"/>
        </w:numPr>
        <w:rPr>
          <w:rFonts w:ascii="Times New Roman" w:hAnsi="Times New Roman" w:cs="Times New Roman"/>
        </w:rPr>
      </w:pPr>
      <w:bookmarkStart w:id="31" w:name="_heading=h.1pxezwc" w:colFirst="0" w:colLast="0"/>
      <w:bookmarkEnd w:id="31"/>
      <w:r w:rsidRPr="00FA2A5F">
        <w:rPr>
          <w:rFonts w:ascii="Times New Roman" w:hAnsi="Times New Roman" w:cs="Times New Roman"/>
        </w:rPr>
        <w:t>Loaders Details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624FC092" w14:textId="77777777">
        <w:tc>
          <w:tcPr>
            <w:tcW w:w="4675" w:type="dxa"/>
          </w:tcPr>
          <w:p w14:paraId="00000161" w14:textId="77777777" w:rsidR="003C0B2E" w:rsidRPr="00FA2A5F" w:rsidRDefault="00243B54">
            <w:pPr>
              <w:rPr>
                <w:rFonts w:ascii="Times New Roman" w:hAnsi="Times New Roman" w:cs="Times New Roman"/>
                <w:b/>
              </w:rPr>
            </w:pPr>
            <w:r w:rsidRPr="00FA2A5F">
              <w:rPr>
                <w:rFonts w:ascii="Times New Roman" w:hAnsi="Times New Roman" w:cs="Times New Roman"/>
                <w:b/>
              </w:rPr>
              <w:t>Field Name</w:t>
            </w:r>
          </w:p>
        </w:tc>
        <w:tc>
          <w:tcPr>
            <w:tcW w:w="4675" w:type="dxa"/>
          </w:tcPr>
          <w:p w14:paraId="00000162"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289B9C13" w14:textId="77777777">
        <w:tc>
          <w:tcPr>
            <w:tcW w:w="4675" w:type="dxa"/>
          </w:tcPr>
          <w:p w14:paraId="00000163" w14:textId="77777777" w:rsidR="003C0B2E" w:rsidRPr="00FA2A5F" w:rsidRDefault="00243B54">
            <w:pPr>
              <w:rPr>
                <w:rFonts w:ascii="Times New Roman" w:hAnsi="Times New Roman" w:cs="Times New Roman"/>
              </w:rPr>
            </w:pPr>
            <w:r w:rsidRPr="00FA2A5F">
              <w:rPr>
                <w:rFonts w:ascii="Times New Roman" w:hAnsi="Times New Roman" w:cs="Times New Roman"/>
              </w:rPr>
              <w:t>Loader ID</w:t>
            </w:r>
          </w:p>
        </w:tc>
        <w:tc>
          <w:tcPr>
            <w:tcW w:w="4675" w:type="dxa"/>
          </w:tcPr>
          <w:p w14:paraId="00000164" w14:textId="77777777" w:rsidR="003C0B2E" w:rsidRPr="00FA2A5F" w:rsidRDefault="00243B54">
            <w:pPr>
              <w:rPr>
                <w:rFonts w:ascii="Times New Roman" w:hAnsi="Times New Roman" w:cs="Times New Roman"/>
              </w:rPr>
            </w:pPr>
            <w:r w:rsidRPr="00FA2A5F">
              <w:rPr>
                <w:rFonts w:ascii="Times New Roman" w:hAnsi="Times New Roman" w:cs="Times New Roman"/>
              </w:rPr>
              <w:t>Number</w:t>
            </w:r>
          </w:p>
        </w:tc>
      </w:tr>
      <w:tr w:rsidR="003C0B2E" w:rsidRPr="00FA2A5F" w14:paraId="74BF421E" w14:textId="77777777">
        <w:tc>
          <w:tcPr>
            <w:tcW w:w="4675" w:type="dxa"/>
          </w:tcPr>
          <w:p w14:paraId="00000165" w14:textId="77777777" w:rsidR="003C0B2E" w:rsidRPr="00FA2A5F" w:rsidRDefault="00243B54">
            <w:pPr>
              <w:rPr>
                <w:rFonts w:ascii="Times New Roman" w:hAnsi="Times New Roman" w:cs="Times New Roman"/>
              </w:rPr>
            </w:pPr>
            <w:r w:rsidRPr="00FA2A5F">
              <w:rPr>
                <w:rFonts w:ascii="Times New Roman" w:hAnsi="Times New Roman" w:cs="Times New Roman"/>
              </w:rPr>
              <w:t>Loader Name</w:t>
            </w:r>
          </w:p>
        </w:tc>
        <w:tc>
          <w:tcPr>
            <w:tcW w:w="4675" w:type="dxa"/>
          </w:tcPr>
          <w:p w14:paraId="00000166" w14:textId="77777777" w:rsidR="003C0B2E" w:rsidRPr="00FA2A5F" w:rsidRDefault="00243B54">
            <w:pPr>
              <w:rPr>
                <w:rFonts w:ascii="Times New Roman" w:hAnsi="Times New Roman" w:cs="Times New Roman"/>
              </w:rPr>
            </w:pPr>
            <w:r w:rsidRPr="00FA2A5F">
              <w:rPr>
                <w:rFonts w:ascii="Times New Roman" w:hAnsi="Times New Roman" w:cs="Times New Roman"/>
              </w:rPr>
              <w:t>Short Text</w:t>
            </w:r>
          </w:p>
        </w:tc>
      </w:tr>
      <w:tr w:rsidR="003C0B2E" w:rsidRPr="00FA2A5F" w14:paraId="68586218" w14:textId="77777777">
        <w:tc>
          <w:tcPr>
            <w:tcW w:w="4675" w:type="dxa"/>
          </w:tcPr>
          <w:p w14:paraId="00000167" w14:textId="77777777" w:rsidR="003C0B2E" w:rsidRPr="00FA2A5F" w:rsidRDefault="00243B54">
            <w:pPr>
              <w:rPr>
                <w:rFonts w:ascii="Times New Roman" w:hAnsi="Times New Roman" w:cs="Times New Roman"/>
              </w:rPr>
            </w:pPr>
            <w:r w:rsidRPr="00FA2A5F">
              <w:rPr>
                <w:rFonts w:ascii="Times New Roman" w:hAnsi="Times New Roman" w:cs="Times New Roman"/>
              </w:rPr>
              <w:t>Phone Number</w:t>
            </w:r>
          </w:p>
        </w:tc>
        <w:tc>
          <w:tcPr>
            <w:tcW w:w="4675" w:type="dxa"/>
          </w:tcPr>
          <w:p w14:paraId="00000168" w14:textId="77777777" w:rsidR="003C0B2E" w:rsidRPr="00FA2A5F" w:rsidRDefault="00243B54">
            <w:pPr>
              <w:keepNext/>
              <w:rPr>
                <w:rFonts w:ascii="Times New Roman" w:hAnsi="Times New Roman" w:cs="Times New Roman"/>
              </w:rPr>
            </w:pPr>
            <w:r w:rsidRPr="00FA2A5F">
              <w:rPr>
                <w:rFonts w:ascii="Times New Roman" w:hAnsi="Times New Roman" w:cs="Times New Roman"/>
              </w:rPr>
              <w:t>Number</w:t>
            </w:r>
          </w:p>
        </w:tc>
      </w:tr>
    </w:tbl>
    <w:p w14:paraId="00000169"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32" w:name="_heading=h.49x2ik5" w:colFirst="0" w:colLast="0"/>
      <w:bookmarkEnd w:id="32"/>
      <w:r w:rsidRPr="00FA2A5F">
        <w:rPr>
          <w:rFonts w:ascii="Times New Roman" w:hAnsi="Times New Roman" w:cs="Times New Roman"/>
          <w:i/>
          <w:color w:val="44546A"/>
          <w:sz w:val="18"/>
          <w:szCs w:val="18"/>
        </w:rPr>
        <w:t>Figure 4: Loaders details file design</w:t>
      </w:r>
    </w:p>
    <w:p w14:paraId="0000016A" w14:textId="77777777" w:rsidR="003C0B2E" w:rsidRPr="00FA2A5F" w:rsidRDefault="00243B54">
      <w:pPr>
        <w:pStyle w:val="Heading3"/>
        <w:numPr>
          <w:ilvl w:val="0"/>
          <w:numId w:val="7"/>
        </w:numPr>
        <w:rPr>
          <w:rFonts w:ascii="Times New Roman" w:hAnsi="Times New Roman" w:cs="Times New Roman"/>
        </w:rPr>
      </w:pPr>
      <w:bookmarkStart w:id="33" w:name="_heading=h.2p2csry" w:colFirst="0" w:colLast="0"/>
      <w:bookmarkEnd w:id="33"/>
      <w:r w:rsidRPr="00FA2A5F">
        <w:rPr>
          <w:rFonts w:ascii="Times New Roman" w:hAnsi="Times New Roman" w:cs="Times New Roman"/>
        </w:rPr>
        <w:t>Members Details</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21B833D3" w14:textId="77777777">
        <w:tc>
          <w:tcPr>
            <w:tcW w:w="4675" w:type="dxa"/>
          </w:tcPr>
          <w:p w14:paraId="0000016B"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Field Name</w:t>
            </w:r>
          </w:p>
        </w:tc>
        <w:tc>
          <w:tcPr>
            <w:tcW w:w="4675" w:type="dxa"/>
          </w:tcPr>
          <w:p w14:paraId="0000016C"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32A8D7DB" w14:textId="77777777">
        <w:tc>
          <w:tcPr>
            <w:tcW w:w="4675" w:type="dxa"/>
          </w:tcPr>
          <w:p w14:paraId="0000016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Registration Number</w:t>
            </w:r>
          </w:p>
        </w:tc>
        <w:tc>
          <w:tcPr>
            <w:tcW w:w="4675" w:type="dxa"/>
          </w:tcPr>
          <w:p w14:paraId="0000016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126DBADD" w14:textId="77777777">
        <w:tc>
          <w:tcPr>
            <w:tcW w:w="4675" w:type="dxa"/>
          </w:tcPr>
          <w:p w14:paraId="0000016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Member Name</w:t>
            </w:r>
          </w:p>
        </w:tc>
        <w:tc>
          <w:tcPr>
            <w:tcW w:w="4675" w:type="dxa"/>
          </w:tcPr>
          <w:p w14:paraId="0000017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16A65CA5" w14:textId="77777777">
        <w:tc>
          <w:tcPr>
            <w:tcW w:w="4675" w:type="dxa"/>
          </w:tcPr>
          <w:p w14:paraId="0000017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Phone Number</w:t>
            </w:r>
          </w:p>
        </w:tc>
        <w:tc>
          <w:tcPr>
            <w:tcW w:w="4675" w:type="dxa"/>
          </w:tcPr>
          <w:p w14:paraId="0000017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073CEDCD" w14:textId="77777777">
        <w:tc>
          <w:tcPr>
            <w:tcW w:w="4675" w:type="dxa"/>
          </w:tcPr>
          <w:p w14:paraId="0000017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 xml:space="preserve">Location </w:t>
            </w:r>
          </w:p>
        </w:tc>
        <w:tc>
          <w:tcPr>
            <w:tcW w:w="4675" w:type="dxa"/>
          </w:tcPr>
          <w:p w14:paraId="0000017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477B8C5E" w14:textId="77777777">
        <w:tc>
          <w:tcPr>
            <w:tcW w:w="4675" w:type="dxa"/>
          </w:tcPr>
          <w:p w14:paraId="0000017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Category</w:t>
            </w:r>
          </w:p>
        </w:tc>
        <w:tc>
          <w:tcPr>
            <w:tcW w:w="4675" w:type="dxa"/>
          </w:tcPr>
          <w:p w14:paraId="0000017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69C4C325" w14:textId="77777777">
        <w:tc>
          <w:tcPr>
            <w:tcW w:w="4675" w:type="dxa"/>
          </w:tcPr>
          <w:p w14:paraId="0000017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Farm Produce</w:t>
            </w:r>
          </w:p>
        </w:tc>
        <w:tc>
          <w:tcPr>
            <w:tcW w:w="4675" w:type="dxa"/>
          </w:tcPr>
          <w:p w14:paraId="00000178"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Short Text</w:t>
            </w:r>
          </w:p>
        </w:tc>
      </w:tr>
    </w:tbl>
    <w:p w14:paraId="00000179"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34" w:name="_heading=h.147n2zr" w:colFirst="0" w:colLast="0"/>
      <w:bookmarkEnd w:id="34"/>
      <w:r w:rsidRPr="00FA2A5F">
        <w:rPr>
          <w:rFonts w:ascii="Times New Roman" w:hAnsi="Times New Roman" w:cs="Times New Roman"/>
          <w:i/>
          <w:color w:val="44546A"/>
          <w:sz w:val="18"/>
          <w:szCs w:val="18"/>
        </w:rPr>
        <w:t>Figure 5: Members details file design</w:t>
      </w:r>
    </w:p>
    <w:p w14:paraId="0000017A" w14:textId="77777777" w:rsidR="003C0B2E" w:rsidRPr="00FA2A5F" w:rsidRDefault="00243B54">
      <w:pPr>
        <w:spacing w:line="259" w:lineRule="auto"/>
        <w:ind w:firstLine="0"/>
        <w:rPr>
          <w:rFonts w:ascii="Times New Roman" w:hAnsi="Times New Roman" w:cs="Times New Roman"/>
          <w:u w:val="single"/>
        </w:rPr>
      </w:pPr>
      <w:r w:rsidRPr="00FA2A5F">
        <w:rPr>
          <w:rFonts w:ascii="Times New Roman" w:hAnsi="Times New Roman" w:cs="Times New Roman"/>
        </w:rPr>
        <w:br w:type="page"/>
      </w:r>
    </w:p>
    <w:p w14:paraId="0000017B" w14:textId="77777777" w:rsidR="003C0B2E" w:rsidRPr="00FA2A5F" w:rsidRDefault="00243B54">
      <w:pPr>
        <w:pStyle w:val="Heading3"/>
        <w:numPr>
          <w:ilvl w:val="0"/>
          <w:numId w:val="7"/>
        </w:numPr>
        <w:rPr>
          <w:rFonts w:ascii="Times New Roman" w:hAnsi="Times New Roman" w:cs="Times New Roman"/>
        </w:rPr>
      </w:pPr>
      <w:bookmarkStart w:id="35" w:name="_heading=h.3o7alnk" w:colFirst="0" w:colLast="0"/>
      <w:bookmarkEnd w:id="35"/>
      <w:r w:rsidRPr="00FA2A5F">
        <w:rPr>
          <w:rFonts w:ascii="Times New Roman" w:hAnsi="Times New Roman" w:cs="Times New Roman"/>
        </w:rPr>
        <w:lastRenderedPageBreak/>
        <w:t>Group Members Details</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3C7F49D8" w14:textId="77777777">
        <w:tc>
          <w:tcPr>
            <w:tcW w:w="4675" w:type="dxa"/>
          </w:tcPr>
          <w:p w14:paraId="0000017C"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Field Name</w:t>
            </w:r>
          </w:p>
        </w:tc>
        <w:tc>
          <w:tcPr>
            <w:tcW w:w="4675" w:type="dxa"/>
          </w:tcPr>
          <w:p w14:paraId="0000017D"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7A40B06B" w14:textId="77777777">
        <w:tc>
          <w:tcPr>
            <w:tcW w:w="4675" w:type="dxa"/>
          </w:tcPr>
          <w:p w14:paraId="0000017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Registration Number</w:t>
            </w:r>
          </w:p>
        </w:tc>
        <w:tc>
          <w:tcPr>
            <w:tcW w:w="4675" w:type="dxa"/>
          </w:tcPr>
          <w:p w14:paraId="0000017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1EBCE79E" w14:textId="77777777">
        <w:tc>
          <w:tcPr>
            <w:tcW w:w="4675" w:type="dxa"/>
          </w:tcPr>
          <w:p w14:paraId="0000018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Group Member Name</w:t>
            </w:r>
          </w:p>
        </w:tc>
        <w:tc>
          <w:tcPr>
            <w:tcW w:w="4675" w:type="dxa"/>
          </w:tcPr>
          <w:p w14:paraId="0000018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500E5DDB" w14:textId="77777777">
        <w:tc>
          <w:tcPr>
            <w:tcW w:w="4675" w:type="dxa"/>
          </w:tcPr>
          <w:p w14:paraId="0000018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Phone Number</w:t>
            </w:r>
          </w:p>
        </w:tc>
        <w:tc>
          <w:tcPr>
            <w:tcW w:w="4675" w:type="dxa"/>
          </w:tcPr>
          <w:p w14:paraId="0000018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52338302" w14:textId="77777777">
        <w:tc>
          <w:tcPr>
            <w:tcW w:w="4675" w:type="dxa"/>
          </w:tcPr>
          <w:p w14:paraId="0000018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Group ID</w:t>
            </w:r>
          </w:p>
        </w:tc>
        <w:tc>
          <w:tcPr>
            <w:tcW w:w="4675" w:type="dxa"/>
          </w:tcPr>
          <w:p w14:paraId="00000185"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Short Text</w:t>
            </w:r>
          </w:p>
        </w:tc>
      </w:tr>
    </w:tbl>
    <w:p w14:paraId="00000186"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36" w:name="_heading=h.23ckvvd" w:colFirst="0" w:colLast="0"/>
      <w:bookmarkEnd w:id="36"/>
      <w:r w:rsidRPr="00FA2A5F">
        <w:rPr>
          <w:rFonts w:ascii="Times New Roman" w:hAnsi="Times New Roman" w:cs="Times New Roman"/>
          <w:i/>
          <w:color w:val="44546A"/>
          <w:sz w:val="18"/>
          <w:szCs w:val="18"/>
        </w:rPr>
        <w:t>Figure 6: Group members details file design</w:t>
      </w:r>
    </w:p>
    <w:p w14:paraId="00000187" w14:textId="77777777" w:rsidR="003C0B2E" w:rsidRPr="00FA2A5F" w:rsidRDefault="00243B54">
      <w:pPr>
        <w:pStyle w:val="Heading3"/>
        <w:numPr>
          <w:ilvl w:val="0"/>
          <w:numId w:val="7"/>
        </w:numPr>
        <w:rPr>
          <w:rFonts w:ascii="Times New Roman" w:hAnsi="Times New Roman" w:cs="Times New Roman"/>
        </w:rPr>
      </w:pPr>
      <w:bookmarkStart w:id="37" w:name="_heading=h.ihv636" w:colFirst="0" w:colLast="0"/>
      <w:bookmarkEnd w:id="37"/>
      <w:r w:rsidRPr="00FA2A5F">
        <w:rPr>
          <w:rFonts w:ascii="Times New Roman" w:hAnsi="Times New Roman" w:cs="Times New Roman"/>
        </w:rPr>
        <w:t>Vehicles Details</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1D35C583" w14:textId="77777777">
        <w:tc>
          <w:tcPr>
            <w:tcW w:w="4675" w:type="dxa"/>
          </w:tcPr>
          <w:p w14:paraId="00000188"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Field Name</w:t>
            </w:r>
          </w:p>
        </w:tc>
        <w:tc>
          <w:tcPr>
            <w:tcW w:w="4675" w:type="dxa"/>
          </w:tcPr>
          <w:p w14:paraId="00000189"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32E6E7A4" w14:textId="77777777">
        <w:tc>
          <w:tcPr>
            <w:tcW w:w="4675" w:type="dxa"/>
          </w:tcPr>
          <w:p w14:paraId="0000018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Vehicle Registration Number</w:t>
            </w:r>
          </w:p>
        </w:tc>
        <w:tc>
          <w:tcPr>
            <w:tcW w:w="4675" w:type="dxa"/>
          </w:tcPr>
          <w:p w14:paraId="0000018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5F514921" w14:textId="77777777">
        <w:tc>
          <w:tcPr>
            <w:tcW w:w="4675" w:type="dxa"/>
          </w:tcPr>
          <w:p w14:paraId="0000018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Vehicle Model</w:t>
            </w:r>
          </w:p>
        </w:tc>
        <w:tc>
          <w:tcPr>
            <w:tcW w:w="4675" w:type="dxa"/>
          </w:tcPr>
          <w:p w14:paraId="0000018D"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Short Text</w:t>
            </w:r>
          </w:p>
        </w:tc>
      </w:tr>
    </w:tbl>
    <w:p w14:paraId="0000018E"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38" w:name="_heading=h.32hioqz" w:colFirst="0" w:colLast="0"/>
      <w:bookmarkEnd w:id="38"/>
      <w:r w:rsidRPr="00FA2A5F">
        <w:rPr>
          <w:rFonts w:ascii="Times New Roman" w:hAnsi="Times New Roman" w:cs="Times New Roman"/>
          <w:i/>
          <w:color w:val="44546A"/>
          <w:sz w:val="18"/>
          <w:szCs w:val="18"/>
        </w:rPr>
        <w:t>Figure 7: Vehicles details file design</w:t>
      </w:r>
    </w:p>
    <w:p w14:paraId="0000018F" w14:textId="77777777" w:rsidR="003C0B2E" w:rsidRPr="00FA2A5F" w:rsidRDefault="00243B54">
      <w:pPr>
        <w:pStyle w:val="Heading3"/>
        <w:numPr>
          <w:ilvl w:val="0"/>
          <w:numId w:val="7"/>
        </w:numPr>
        <w:rPr>
          <w:rFonts w:ascii="Times New Roman" w:hAnsi="Times New Roman" w:cs="Times New Roman"/>
        </w:rPr>
      </w:pPr>
      <w:bookmarkStart w:id="39" w:name="_heading=h.1hmsyys" w:colFirst="0" w:colLast="0"/>
      <w:bookmarkEnd w:id="39"/>
      <w:r w:rsidRPr="00FA2A5F">
        <w:rPr>
          <w:rFonts w:ascii="Times New Roman" w:hAnsi="Times New Roman" w:cs="Times New Roman"/>
        </w:rPr>
        <w:t xml:space="preserve">Good Transported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4C6F6CED" w14:textId="77777777">
        <w:tc>
          <w:tcPr>
            <w:tcW w:w="4675" w:type="dxa"/>
          </w:tcPr>
          <w:p w14:paraId="00000190"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Field Name</w:t>
            </w:r>
          </w:p>
        </w:tc>
        <w:tc>
          <w:tcPr>
            <w:tcW w:w="4675" w:type="dxa"/>
          </w:tcPr>
          <w:p w14:paraId="00000191" w14:textId="77777777" w:rsidR="003C0B2E" w:rsidRPr="00FA2A5F" w:rsidRDefault="00243B54">
            <w:pPr>
              <w:ind w:firstLine="0"/>
              <w:rPr>
                <w:rFonts w:ascii="Times New Roman" w:hAnsi="Times New Roman" w:cs="Times New Roman"/>
                <w:b/>
              </w:rPr>
            </w:pPr>
            <w:r w:rsidRPr="00FA2A5F">
              <w:rPr>
                <w:rFonts w:ascii="Times New Roman" w:hAnsi="Times New Roman" w:cs="Times New Roman"/>
                <w:b/>
              </w:rPr>
              <w:t>Data Type</w:t>
            </w:r>
          </w:p>
        </w:tc>
      </w:tr>
      <w:tr w:rsidR="003C0B2E" w:rsidRPr="00FA2A5F" w14:paraId="69B29630" w14:textId="77777777">
        <w:tc>
          <w:tcPr>
            <w:tcW w:w="4675" w:type="dxa"/>
          </w:tcPr>
          <w:p w14:paraId="0000019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ID</w:t>
            </w:r>
          </w:p>
        </w:tc>
        <w:tc>
          <w:tcPr>
            <w:tcW w:w="4675" w:type="dxa"/>
          </w:tcPr>
          <w:p w14:paraId="0000019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0338A454" w14:textId="77777777">
        <w:tc>
          <w:tcPr>
            <w:tcW w:w="4675" w:type="dxa"/>
          </w:tcPr>
          <w:p w14:paraId="0000019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Member ID</w:t>
            </w:r>
          </w:p>
        </w:tc>
        <w:tc>
          <w:tcPr>
            <w:tcW w:w="4675" w:type="dxa"/>
          </w:tcPr>
          <w:p w14:paraId="0000019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2F04EBC8" w14:textId="77777777">
        <w:tc>
          <w:tcPr>
            <w:tcW w:w="4675" w:type="dxa"/>
          </w:tcPr>
          <w:p w14:paraId="0000019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Vehicle ID</w:t>
            </w:r>
          </w:p>
        </w:tc>
        <w:tc>
          <w:tcPr>
            <w:tcW w:w="4675" w:type="dxa"/>
          </w:tcPr>
          <w:p w14:paraId="0000019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Short Text</w:t>
            </w:r>
          </w:p>
        </w:tc>
      </w:tr>
      <w:tr w:rsidR="003C0B2E" w:rsidRPr="00FA2A5F" w14:paraId="6AD61326" w14:textId="77777777">
        <w:tc>
          <w:tcPr>
            <w:tcW w:w="4675" w:type="dxa"/>
          </w:tcPr>
          <w:p w14:paraId="0000019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Capacity</w:t>
            </w:r>
          </w:p>
        </w:tc>
        <w:tc>
          <w:tcPr>
            <w:tcW w:w="4675" w:type="dxa"/>
          </w:tcPr>
          <w:p w14:paraId="0000019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31A99231" w14:textId="77777777">
        <w:tc>
          <w:tcPr>
            <w:tcW w:w="4675" w:type="dxa"/>
          </w:tcPr>
          <w:p w14:paraId="0000019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Destination</w:t>
            </w:r>
          </w:p>
        </w:tc>
        <w:tc>
          <w:tcPr>
            <w:tcW w:w="4675" w:type="dxa"/>
          </w:tcPr>
          <w:p w14:paraId="0000019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Number</w:t>
            </w:r>
          </w:p>
        </w:tc>
      </w:tr>
      <w:tr w:rsidR="003C0B2E" w:rsidRPr="00FA2A5F" w14:paraId="515A1F2B" w14:textId="77777777">
        <w:tc>
          <w:tcPr>
            <w:tcW w:w="4675" w:type="dxa"/>
          </w:tcPr>
          <w:p w14:paraId="0000019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Date of Transport</w:t>
            </w:r>
          </w:p>
        </w:tc>
        <w:tc>
          <w:tcPr>
            <w:tcW w:w="4675" w:type="dxa"/>
          </w:tcPr>
          <w:p w14:paraId="0000019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Date/Time</w:t>
            </w:r>
          </w:p>
        </w:tc>
      </w:tr>
      <w:tr w:rsidR="003C0B2E" w:rsidRPr="00FA2A5F" w14:paraId="096A8566" w14:textId="77777777">
        <w:tc>
          <w:tcPr>
            <w:tcW w:w="4675" w:type="dxa"/>
          </w:tcPr>
          <w:p w14:paraId="0000019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Description</w:t>
            </w:r>
          </w:p>
        </w:tc>
        <w:tc>
          <w:tcPr>
            <w:tcW w:w="4675" w:type="dxa"/>
          </w:tcPr>
          <w:p w14:paraId="0000019F"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Short Text</w:t>
            </w:r>
          </w:p>
        </w:tc>
      </w:tr>
    </w:tbl>
    <w:p w14:paraId="000001A0"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40" w:name="_heading=h.41mghml" w:colFirst="0" w:colLast="0"/>
      <w:bookmarkEnd w:id="40"/>
      <w:r w:rsidRPr="00FA2A5F">
        <w:rPr>
          <w:rFonts w:ascii="Times New Roman" w:hAnsi="Times New Roman" w:cs="Times New Roman"/>
          <w:i/>
          <w:color w:val="44546A"/>
          <w:sz w:val="18"/>
          <w:szCs w:val="18"/>
        </w:rPr>
        <w:t>Figure 8: Goods transported file design</w:t>
      </w:r>
    </w:p>
    <w:p w14:paraId="000001A1"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A2" w14:textId="77777777" w:rsidR="003C0B2E" w:rsidRPr="00FA2A5F" w:rsidRDefault="00243B54">
      <w:pPr>
        <w:pStyle w:val="Heading2"/>
        <w:rPr>
          <w:rFonts w:ascii="Times New Roman" w:hAnsi="Times New Roman" w:cs="Times New Roman"/>
        </w:rPr>
      </w:pPr>
      <w:bookmarkStart w:id="41" w:name="_heading=h.2grqrue" w:colFirst="0" w:colLast="0"/>
      <w:bookmarkEnd w:id="41"/>
      <w:r w:rsidRPr="00FA2A5F">
        <w:rPr>
          <w:rFonts w:ascii="Times New Roman" w:hAnsi="Times New Roman" w:cs="Times New Roman"/>
        </w:rPr>
        <w:lastRenderedPageBreak/>
        <w:t>Input Design</w:t>
      </w:r>
    </w:p>
    <w:p w14:paraId="000001A3" w14:textId="77777777" w:rsidR="003C0B2E" w:rsidRPr="00FA2A5F" w:rsidRDefault="00243B54">
      <w:pPr>
        <w:pStyle w:val="Heading3"/>
        <w:numPr>
          <w:ilvl w:val="0"/>
          <w:numId w:val="10"/>
        </w:numPr>
        <w:rPr>
          <w:rFonts w:ascii="Times New Roman" w:hAnsi="Times New Roman" w:cs="Times New Roman"/>
        </w:rPr>
      </w:pPr>
      <w:bookmarkStart w:id="42" w:name="_heading=h.vx1227" w:colFirst="0" w:colLast="0"/>
      <w:bookmarkEnd w:id="42"/>
      <w:r w:rsidRPr="00FA2A5F">
        <w:rPr>
          <w:rFonts w:ascii="Times New Roman" w:hAnsi="Times New Roman" w:cs="Times New Roman"/>
        </w:rPr>
        <w:t>Large scale farmers’ registration form</w:t>
      </w:r>
    </w:p>
    <w:p w14:paraId="000001A4" w14:textId="77777777" w:rsidR="003C0B2E" w:rsidRPr="00FA2A5F" w:rsidRDefault="00243B54">
      <w:pPr>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70528" behindDoc="0" locked="0" layoutInCell="1" hidden="0" allowOverlap="1">
                <wp:simplePos x="0" y="0"/>
                <wp:positionH relativeFrom="column">
                  <wp:posOffset>457200</wp:posOffset>
                </wp:positionH>
                <wp:positionV relativeFrom="paragraph">
                  <wp:posOffset>88900</wp:posOffset>
                </wp:positionV>
                <wp:extent cx="5381625" cy="5010150"/>
                <wp:effectExtent l="0" t="0" r="0" b="0"/>
                <wp:wrapNone/>
                <wp:docPr id="829" name="Group 829"/>
                <wp:cNvGraphicFramePr/>
                <a:graphic xmlns:a="http://schemas.openxmlformats.org/drawingml/2006/main">
                  <a:graphicData uri="http://schemas.microsoft.com/office/word/2010/wordprocessingGroup">
                    <wpg:wgp>
                      <wpg:cNvGrpSpPr/>
                      <wpg:grpSpPr>
                        <a:xfrm>
                          <a:off x="0" y="0"/>
                          <a:ext cx="5381625" cy="5010150"/>
                          <a:chOff x="2655188" y="1274925"/>
                          <a:chExt cx="5381625" cy="5010150"/>
                        </a:xfrm>
                      </wpg:grpSpPr>
                      <wpg:grpSp>
                        <wpg:cNvPr id="830" name="Group 830"/>
                        <wpg:cNvGrpSpPr/>
                        <wpg:grpSpPr>
                          <a:xfrm>
                            <a:off x="2655188" y="1274925"/>
                            <a:ext cx="5381625" cy="5010150"/>
                            <a:chOff x="0" y="0"/>
                            <a:chExt cx="5381625" cy="5010150"/>
                          </a:xfrm>
                        </wpg:grpSpPr>
                        <wps:wsp>
                          <wps:cNvPr id="831" name="Rectangle 831"/>
                          <wps:cNvSpPr/>
                          <wps:spPr>
                            <a:xfrm>
                              <a:off x="0" y="0"/>
                              <a:ext cx="5381625" cy="5010150"/>
                            </a:xfrm>
                            <a:prstGeom prst="rect">
                              <a:avLst/>
                            </a:prstGeom>
                            <a:noFill/>
                            <a:ln>
                              <a:noFill/>
                            </a:ln>
                          </wps:spPr>
                          <wps:txbx>
                            <w:txbxContent>
                              <w:p w14:paraId="28BE4B5F"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32" name="Rectangle 832"/>
                          <wps:cNvSpPr/>
                          <wps:spPr>
                            <a:xfrm>
                              <a:off x="0" y="0"/>
                              <a:ext cx="5381625" cy="50101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979FF15"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33" name="Rectangle 833"/>
                          <wps:cNvSpPr/>
                          <wps:spPr>
                            <a:xfrm>
                              <a:off x="323850" y="1028700"/>
                              <a:ext cx="1247775" cy="342900"/>
                            </a:xfrm>
                            <a:prstGeom prst="rect">
                              <a:avLst/>
                            </a:prstGeom>
                            <a:noFill/>
                            <a:ln>
                              <a:noFill/>
                            </a:ln>
                          </wps:spPr>
                          <wps:txbx>
                            <w:txbxContent>
                              <w:p w14:paraId="566A4EC4" w14:textId="77777777" w:rsidR="003C0B2E" w:rsidRDefault="00243B54">
                                <w:pPr>
                                  <w:ind w:firstLine="0"/>
                                  <w:jc w:val="both"/>
                                  <w:textDirection w:val="btLr"/>
                                </w:pPr>
                                <w:r>
                                  <w:rPr>
                                    <w:rFonts w:ascii="Quattrocento Sans" w:hAnsi="Quattrocento Sans"/>
                                    <w:color w:val="000000"/>
                                  </w:rPr>
                                  <w:t>Registration ID:</w:t>
                                </w:r>
                              </w:p>
                            </w:txbxContent>
                          </wps:txbx>
                          <wps:bodyPr spcFirstLastPara="1" wrap="square" lIns="0" tIns="45700" rIns="0" bIns="45700" anchor="ctr" anchorCtr="0">
                            <a:noAutofit/>
                          </wps:bodyPr>
                        </wps:wsp>
                        <wps:wsp>
                          <wps:cNvPr id="834" name="Rectangle 834"/>
                          <wps:cNvSpPr/>
                          <wps:spPr>
                            <a:xfrm>
                              <a:off x="314325" y="1600200"/>
                              <a:ext cx="1247775" cy="342900"/>
                            </a:xfrm>
                            <a:prstGeom prst="rect">
                              <a:avLst/>
                            </a:prstGeom>
                            <a:noFill/>
                            <a:ln>
                              <a:noFill/>
                            </a:ln>
                          </wps:spPr>
                          <wps:txbx>
                            <w:txbxContent>
                              <w:p w14:paraId="3268FEEA" w14:textId="77777777" w:rsidR="003C0B2E" w:rsidRDefault="00243B54">
                                <w:pPr>
                                  <w:ind w:firstLine="0"/>
                                  <w:jc w:val="both"/>
                                  <w:textDirection w:val="btLr"/>
                                </w:pPr>
                                <w:r>
                                  <w:rPr>
                                    <w:rFonts w:ascii="Quattrocento Sans" w:hAnsi="Quattrocento Sans"/>
                                    <w:color w:val="000000"/>
                                  </w:rPr>
                                  <w:t>Full Name:</w:t>
                                </w:r>
                              </w:p>
                            </w:txbxContent>
                          </wps:txbx>
                          <wps:bodyPr spcFirstLastPara="1" wrap="square" lIns="0" tIns="45700" rIns="0" bIns="45700" anchor="ctr" anchorCtr="0">
                            <a:noAutofit/>
                          </wps:bodyPr>
                        </wps:wsp>
                        <wps:wsp>
                          <wps:cNvPr id="835" name="Rectangle 835"/>
                          <wps:cNvSpPr/>
                          <wps:spPr>
                            <a:xfrm>
                              <a:off x="323850" y="3895725"/>
                              <a:ext cx="1247775" cy="342900"/>
                            </a:xfrm>
                            <a:prstGeom prst="rect">
                              <a:avLst/>
                            </a:prstGeom>
                            <a:noFill/>
                            <a:ln>
                              <a:noFill/>
                            </a:ln>
                          </wps:spPr>
                          <wps:txbx>
                            <w:txbxContent>
                              <w:p w14:paraId="4094B82A" w14:textId="77777777" w:rsidR="003C0B2E" w:rsidRDefault="00243B54">
                                <w:pPr>
                                  <w:ind w:firstLine="0"/>
                                  <w:jc w:val="both"/>
                                  <w:textDirection w:val="btLr"/>
                                </w:pPr>
                                <w:r>
                                  <w:rPr>
                                    <w:rFonts w:ascii="Quattrocento Sans" w:hAnsi="Quattrocento Sans"/>
                                    <w:color w:val="000000"/>
                                  </w:rPr>
                                  <w:t>Category:</w:t>
                                </w:r>
                              </w:p>
                            </w:txbxContent>
                          </wps:txbx>
                          <wps:bodyPr spcFirstLastPara="1" wrap="square" lIns="0" tIns="45700" rIns="0" bIns="45700" anchor="ctr" anchorCtr="0">
                            <a:noAutofit/>
                          </wps:bodyPr>
                        </wps:wsp>
                        <wps:wsp>
                          <wps:cNvPr id="836" name="Rectangle 836"/>
                          <wps:cNvSpPr/>
                          <wps:spPr>
                            <a:xfrm>
                              <a:off x="314325" y="3276600"/>
                              <a:ext cx="1247775" cy="342900"/>
                            </a:xfrm>
                            <a:prstGeom prst="rect">
                              <a:avLst/>
                            </a:prstGeom>
                            <a:noFill/>
                            <a:ln>
                              <a:noFill/>
                            </a:ln>
                          </wps:spPr>
                          <wps:txbx>
                            <w:txbxContent>
                              <w:p w14:paraId="2F14EF42" w14:textId="77777777" w:rsidR="003C0B2E" w:rsidRDefault="00243B54">
                                <w:pPr>
                                  <w:ind w:firstLine="0"/>
                                  <w:jc w:val="both"/>
                                  <w:textDirection w:val="btLr"/>
                                </w:pPr>
                                <w:r>
                                  <w:rPr>
                                    <w:rFonts w:ascii="Quattrocento Sans" w:hAnsi="Quattrocento Sans"/>
                                    <w:color w:val="000000"/>
                                  </w:rPr>
                                  <w:t>Farm Produce:</w:t>
                                </w:r>
                              </w:p>
                            </w:txbxContent>
                          </wps:txbx>
                          <wps:bodyPr spcFirstLastPara="1" wrap="square" lIns="0" tIns="45700" rIns="0" bIns="45700" anchor="ctr" anchorCtr="0">
                            <a:noAutofit/>
                          </wps:bodyPr>
                        </wps:wsp>
                        <wps:wsp>
                          <wps:cNvPr id="837" name="Rectangle 837"/>
                          <wps:cNvSpPr/>
                          <wps:spPr>
                            <a:xfrm>
                              <a:off x="314325" y="2686050"/>
                              <a:ext cx="1247775" cy="342900"/>
                            </a:xfrm>
                            <a:prstGeom prst="rect">
                              <a:avLst/>
                            </a:prstGeom>
                            <a:noFill/>
                            <a:ln>
                              <a:noFill/>
                            </a:ln>
                          </wps:spPr>
                          <wps:txbx>
                            <w:txbxContent>
                              <w:p w14:paraId="30B4B464" w14:textId="77777777" w:rsidR="003C0B2E" w:rsidRDefault="00243B54">
                                <w:pPr>
                                  <w:ind w:firstLine="0"/>
                                  <w:jc w:val="both"/>
                                  <w:textDirection w:val="btLr"/>
                                </w:pPr>
                                <w:r>
                                  <w:rPr>
                                    <w:rFonts w:ascii="Quattrocento Sans" w:hAnsi="Quattrocento Sans"/>
                                    <w:color w:val="000000"/>
                                  </w:rPr>
                                  <w:t>Location:</w:t>
                                </w:r>
                              </w:p>
                            </w:txbxContent>
                          </wps:txbx>
                          <wps:bodyPr spcFirstLastPara="1" wrap="square" lIns="0" tIns="45700" rIns="0" bIns="45700" anchor="ctr" anchorCtr="0">
                            <a:noAutofit/>
                          </wps:bodyPr>
                        </wps:wsp>
                        <wps:wsp>
                          <wps:cNvPr id="838" name="Rectangle 838"/>
                          <wps:cNvSpPr/>
                          <wps:spPr>
                            <a:xfrm>
                              <a:off x="314325" y="2162175"/>
                              <a:ext cx="1247775" cy="342900"/>
                            </a:xfrm>
                            <a:prstGeom prst="rect">
                              <a:avLst/>
                            </a:prstGeom>
                            <a:noFill/>
                            <a:ln>
                              <a:noFill/>
                            </a:ln>
                          </wps:spPr>
                          <wps:txbx>
                            <w:txbxContent>
                              <w:p w14:paraId="395662B3" w14:textId="77777777" w:rsidR="003C0B2E" w:rsidRDefault="00243B54">
                                <w:pPr>
                                  <w:ind w:firstLine="0"/>
                                  <w:jc w:val="both"/>
                                  <w:textDirection w:val="btLr"/>
                                </w:pPr>
                                <w:r>
                                  <w:rPr>
                                    <w:rFonts w:ascii="Quattrocento Sans" w:hAnsi="Quattrocento Sans"/>
                                    <w:color w:val="000000"/>
                                  </w:rPr>
                                  <w:t>Phone Number:</w:t>
                                </w:r>
                              </w:p>
                            </w:txbxContent>
                          </wps:txbx>
                          <wps:bodyPr spcFirstLastPara="1" wrap="square" lIns="0" tIns="45700" rIns="0" bIns="45700" anchor="ctr" anchorCtr="0">
                            <a:noAutofit/>
                          </wps:bodyPr>
                        </wps:wsp>
                        <wps:wsp>
                          <wps:cNvPr id="839" name="Rectangle 839"/>
                          <wps:cNvSpPr/>
                          <wps:spPr>
                            <a:xfrm>
                              <a:off x="1495425" y="438150"/>
                              <a:ext cx="2686050" cy="342900"/>
                            </a:xfrm>
                            <a:prstGeom prst="rect">
                              <a:avLst/>
                            </a:prstGeom>
                            <a:noFill/>
                            <a:ln>
                              <a:noFill/>
                            </a:ln>
                          </wps:spPr>
                          <wps:txbx>
                            <w:txbxContent>
                              <w:p w14:paraId="10591170" w14:textId="77777777" w:rsidR="003C0B2E" w:rsidRDefault="00243B54">
                                <w:pPr>
                                  <w:ind w:firstLine="0"/>
                                  <w:textDirection w:val="btLr"/>
                                </w:pPr>
                                <w:r>
                                  <w:rPr>
                                    <w:rFonts w:ascii="Quattrocento Sans" w:hAnsi="Quattrocento Sans"/>
                                    <w:color w:val="000000"/>
                                    <w:u w:val="single"/>
                                  </w:rPr>
                                  <w:t>Large Scale Farmers Registration</w:t>
                                </w:r>
                              </w:p>
                              <w:p w14:paraId="43FEA21F" w14:textId="77777777" w:rsidR="003C0B2E" w:rsidRDefault="003C0B2E">
                                <w:pPr>
                                  <w:textDirection w:val="btLr"/>
                                </w:pPr>
                              </w:p>
                            </w:txbxContent>
                          </wps:txbx>
                          <wps:bodyPr spcFirstLastPara="1" wrap="square" lIns="0" tIns="45700" rIns="0" bIns="45700" anchor="ctr" anchorCtr="0">
                            <a:noAutofit/>
                          </wps:bodyPr>
                        </wps:wsp>
                        <wps:wsp>
                          <wps:cNvPr id="840" name="Rectangle 840"/>
                          <wps:cNvSpPr/>
                          <wps:spPr>
                            <a:xfrm>
                              <a:off x="1647825" y="10287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DE7E65C"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1" name="Rectangle 841"/>
                          <wps:cNvSpPr/>
                          <wps:spPr>
                            <a:xfrm>
                              <a:off x="1638300" y="16002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2571ED4"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2" name="Rectangle 842"/>
                          <wps:cNvSpPr/>
                          <wps:spPr>
                            <a:xfrm>
                              <a:off x="1647825" y="3895725"/>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980C97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3" name="Rectangle 843"/>
                          <wps:cNvSpPr/>
                          <wps:spPr>
                            <a:xfrm>
                              <a:off x="1638300" y="32766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0429079"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4" name="Rectangle 844"/>
                          <wps:cNvSpPr/>
                          <wps:spPr>
                            <a:xfrm>
                              <a:off x="1638300" y="268605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BB6CB8D"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5" name="Rectangle 845"/>
                          <wps:cNvSpPr/>
                          <wps:spPr>
                            <a:xfrm>
                              <a:off x="1638300" y="2162175"/>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5194BF4"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46" name="Rectangle 846"/>
                          <wps:cNvSpPr/>
                          <wps:spPr>
                            <a:xfrm>
                              <a:off x="866775" y="44672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06FAB25" w14:textId="77777777" w:rsidR="003C0B2E" w:rsidRDefault="00243B54">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47" name="Rectangle 847"/>
                          <wps:cNvSpPr/>
                          <wps:spPr>
                            <a:xfrm>
                              <a:off x="4000500" y="44767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6B0D3AE" w14:textId="77777777" w:rsidR="003C0B2E" w:rsidRDefault="00243B54">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48" name="Rectangle 848"/>
                          <wps:cNvSpPr/>
                          <wps:spPr>
                            <a:xfrm>
                              <a:off x="2990850" y="44672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B37FEE0" w14:textId="77777777" w:rsidR="003C0B2E" w:rsidRDefault="00243B54">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849" name="Rectangle 849"/>
                          <wps:cNvSpPr/>
                          <wps:spPr>
                            <a:xfrm>
                              <a:off x="1952625" y="44481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1D48FD23" w14:textId="77777777" w:rsidR="003C0B2E" w:rsidRDefault="00243B54">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5381625" cy="5010150"/>
                <wp:effectExtent b="0" l="0" r="0" t="0"/>
                <wp:wrapNone/>
                <wp:docPr id="793" name="image36.png"/>
                <a:graphic>
                  <a:graphicData uri="http://schemas.openxmlformats.org/drawingml/2006/picture">
                    <pic:pic>
                      <pic:nvPicPr>
                        <pic:cNvPr id="0" name="image36.png"/>
                        <pic:cNvPicPr preferRelativeResize="0"/>
                      </pic:nvPicPr>
                      <pic:blipFill>
                        <a:blip r:embed="rId30"/>
                        <a:srcRect/>
                        <a:stretch>
                          <a:fillRect/>
                        </a:stretch>
                      </pic:blipFill>
                      <pic:spPr>
                        <a:xfrm>
                          <a:off x="0" y="0"/>
                          <a:ext cx="5381625" cy="5010150"/>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71552" behindDoc="0" locked="0" layoutInCell="1" hidden="0" allowOverlap="1">
                <wp:simplePos x="0" y="0"/>
                <wp:positionH relativeFrom="column">
                  <wp:posOffset>457200</wp:posOffset>
                </wp:positionH>
                <wp:positionV relativeFrom="paragraph">
                  <wp:posOffset>5156200</wp:posOffset>
                </wp:positionV>
                <wp:extent cx="5381625" cy="12700"/>
                <wp:effectExtent l="0" t="0" r="0" b="0"/>
                <wp:wrapNone/>
                <wp:docPr id="850" name="Rectangle 850"/>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0CD072AA" w14:textId="77777777" w:rsidR="003C0B2E" w:rsidRDefault="00243B54">
                            <w:pPr>
                              <w:spacing w:after="200" w:line="240" w:lineRule="auto"/>
                              <w:textDirection w:val="btLr"/>
                            </w:pPr>
                            <w:r>
                              <w:rPr>
                                <w:rFonts w:ascii="Quattrocento Sans" w:hAnsi="Quattrocento Sans"/>
                                <w:i/>
                                <w:color w:val="44546A"/>
                                <w:sz w:val="18"/>
                              </w:rPr>
                              <w:t>Figure  SEQ Figure \* ARABIC 9: Large scale farmers registration form design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5156200</wp:posOffset>
                </wp:positionV>
                <wp:extent cx="5381625" cy="12700"/>
                <wp:effectExtent b="0" l="0" r="0" t="0"/>
                <wp:wrapNone/>
                <wp:docPr id="787"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381625" cy="12700"/>
                        </a:xfrm>
                        <a:prstGeom prst="rect"/>
                        <a:ln/>
                      </pic:spPr>
                    </pic:pic>
                  </a:graphicData>
                </a:graphic>
              </wp:anchor>
            </w:drawing>
          </mc:Fallback>
        </mc:AlternateContent>
      </w:r>
    </w:p>
    <w:p w14:paraId="000001A5" w14:textId="77777777" w:rsidR="003C0B2E" w:rsidRPr="00FA2A5F" w:rsidRDefault="003C0B2E">
      <w:pPr>
        <w:rPr>
          <w:rFonts w:ascii="Times New Roman" w:hAnsi="Times New Roman" w:cs="Times New Roman"/>
        </w:rPr>
      </w:pPr>
    </w:p>
    <w:p w14:paraId="000001A6" w14:textId="77777777" w:rsidR="003C0B2E" w:rsidRPr="00FA2A5F" w:rsidRDefault="003C0B2E">
      <w:pPr>
        <w:rPr>
          <w:rFonts w:ascii="Times New Roman" w:hAnsi="Times New Roman" w:cs="Times New Roman"/>
        </w:rPr>
      </w:pPr>
    </w:p>
    <w:p w14:paraId="000001A7" w14:textId="77777777" w:rsidR="003C0B2E" w:rsidRPr="00FA2A5F" w:rsidRDefault="003C0B2E">
      <w:pPr>
        <w:rPr>
          <w:rFonts w:ascii="Times New Roman" w:hAnsi="Times New Roman" w:cs="Times New Roman"/>
        </w:rPr>
      </w:pPr>
    </w:p>
    <w:p w14:paraId="000001A8" w14:textId="77777777" w:rsidR="003C0B2E" w:rsidRPr="00FA2A5F" w:rsidRDefault="003C0B2E">
      <w:pPr>
        <w:rPr>
          <w:rFonts w:ascii="Times New Roman" w:hAnsi="Times New Roman" w:cs="Times New Roman"/>
        </w:rPr>
      </w:pPr>
    </w:p>
    <w:p w14:paraId="000001A9" w14:textId="77777777" w:rsidR="003C0B2E" w:rsidRPr="00FA2A5F" w:rsidRDefault="003C0B2E">
      <w:pPr>
        <w:rPr>
          <w:rFonts w:ascii="Times New Roman" w:hAnsi="Times New Roman" w:cs="Times New Roman"/>
        </w:rPr>
      </w:pPr>
    </w:p>
    <w:p w14:paraId="000001AA" w14:textId="77777777" w:rsidR="003C0B2E" w:rsidRPr="00FA2A5F" w:rsidRDefault="003C0B2E">
      <w:pPr>
        <w:rPr>
          <w:rFonts w:ascii="Times New Roman" w:hAnsi="Times New Roman" w:cs="Times New Roman"/>
        </w:rPr>
      </w:pPr>
    </w:p>
    <w:p w14:paraId="000001AB" w14:textId="77777777" w:rsidR="003C0B2E" w:rsidRPr="00FA2A5F" w:rsidRDefault="003C0B2E">
      <w:pPr>
        <w:rPr>
          <w:rFonts w:ascii="Times New Roman" w:hAnsi="Times New Roman" w:cs="Times New Roman"/>
        </w:rPr>
      </w:pPr>
    </w:p>
    <w:p w14:paraId="000001AC" w14:textId="77777777" w:rsidR="003C0B2E" w:rsidRPr="00FA2A5F" w:rsidRDefault="003C0B2E">
      <w:pPr>
        <w:rPr>
          <w:rFonts w:ascii="Times New Roman" w:hAnsi="Times New Roman" w:cs="Times New Roman"/>
        </w:rPr>
      </w:pPr>
    </w:p>
    <w:p w14:paraId="000001AD" w14:textId="77777777" w:rsidR="003C0B2E" w:rsidRPr="00FA2A5F" w:rsidRDefault="003C0B2E">
      <w:pPr>
        <w:rPr>
          <w:rFonts w:ascii="Times New Roman" w:hAnsi="Times New Roman" w:cs="Times New Roman"/>
        </w:rPr>
      </w:pPr>
    </w:p>
    <w:p w14:paraId="000001AE" w14:textId="77777777" w:rsidR="003C0B2E" w:rsidRPr="00FA2A5F" w:rsidRDefault="003C0B2E">
      <w:pPr>
        <w:rPr>
          <w:rFonts w:ascii="Times New Roman" w:hAnsi="Times New Roman" w:cs="Times New Roman"/>
        </w:rPr>
      </w:pPr>
    </w:p>
    <w:p w14:paraId="000001AF" w14:textId="77777777" w:rsidR="003C0B2E" w:rsidRPr="00FA2A5F" w:rsidRDefault="003C0B2E">
      <w:pPr>
        <w:rPr>
          <w:rFonts w:ascii="Times New Roman" w:hAnsi="Times New Roman" w:cs="Times New Roman"/>
        </w:rPr>
      </w:pPr>
    </w:p>
    <w:p w14:paraId="000001B0" w14:textId="77777777" w:rsidR="003C0B2E" w:rsidRPr="00FA2A5F" w:rsidRDefault="003C0B2E">
      <w:pPr>
        <w:rPr>
          <w:rFonts w:ascii="Times New Roman" w:hAnsi="Times New Roman" w:cs="Times New Roman"/>
        </w:rPr>
      </w:pPr>
    </w:p>
    <w:p w14:paraId="000001B1" w14:textId="77777777" w:rsidR="003C0B2E" w:rsidRPr="00FA2A5F" w:rsidRDefault="003C0B2E">
      <w:pPr>
        <w:rPr>
          <w:rFonts w:ascii="Times New Roman" w:hAnsi="Times New Roman" w:cs="Times New Roman"/>
        </w:rPr>
      </w:pPr>
    </w:p>
    <w:p w14:paraId="000001B2" w14:textId="77777777" w:rsidR="003C0B2E" w:rsidRPr="00FA2A5F" w:rsidRDefault="00243B54">
      <w:pPr>
        <w:tabs>
          <w:tab w:val="left" w:pos="1950"/>
        </w:tabs>
        <w:rPr>
          <w:rFonts w:ascii="Times New Roman" w:hAnsi="Times New Roman" w:cs="Times New Roman"/>
        </w:rPr>
      </w:pPr>
      <w:r w:rsidRPr="00FA2A5F">
        <w:rPr>
          <w:rFonts w:ascii="Times New Roman" w:hAnsi="Times New Roman" w:cs="Times New Roman"/>
        </w:rPr>
        <w:tab/>
      </w:r>
    </w:p>
    <w:p w14:paraId="000001B3" w14:textId="77777777" w:rsidR="003C0B2E" w:rsidRPr="00FA2A5F" w:rsidRDefault="003C0B2E">
      <w:pPr>
        <w:spacing w:line="259" w:lineRule="auto"/>
        <w:ind w:firstLine="0"/>
        <w:rPr>
          <w:rFonts w:ascii="Times New Roman" w:hAnsi="Times New Roman" w:cs="Times New Roman"/>
        </w:rPr>
      </w:pPr>
    </w:p>
    <w:p w14:paraId="000001B4" w14:textId="77777777" w:rsidR="003C0B2E" w:rsidRPr="00FA2A5F" w:rsidRDefault="003C0B2E">
      <w:pPr>
        <w:spacing w:line="259" w:lineRule="auto"/>
        <w:ind w:firstLine="0"/>
        <w:rPr>
          <w:rFonts w:ascii="Times New Roman" w:hAnsi="Times New Roman" w:cs="Times New Roman"/>
        </w:rPr>
      </w:pPr>
    </w:p>
    <w:p w14:paraId="000001B5" w14:textId="77777777" w:rsidR="003C0B2E" w:rsidRPr="00FA2A5F" w:rsidRDefault="003C0B2E">
      <w:pPr>
        <w:spacing w:line="259" w:lineRule="auto"/>
        <w:ind w:firstLine="0"/>
        <w:rPr>
          <w:rFonts w:ascii="Times New Roman" w:hAnsi="Times New Roman" w:cs="Times New Roman"/>
        </w:rPr>
      </w:pPr>
    </w:p>
    <w:p w14:paraId="000001B6" w14:textId="77777777" w:rsidR="003C0B2E" w:rsidRPr="00FA2A5F" w:rsidRDefault="003C0B2E">
      <w:pPr>
        <w:spacing w:line="259" w:lineRule="auto"/>
        <w:ind w:firstLine="0"/>
        <w:rPr>
          <w:rFonts w:ascii="Times New Roman" w:hAnsi="Times New Roman" w:cs="Times New Roman"/>
        </w:rPr>
      </w:pPr>
    </w:p>
    <w:p w14:paraId="000001B7" w14:textId="77777777" w:rsidR="003C0B2E" w:rsidRPr="00FA2A5F" w:rsidRDefault="003C0B2E">
      <w:pPr>
        <w:spacing w:line="259" w:lineRule="auto"/>
        <w:ind w:firstLine="0"/>
        <w:rPr>
          <w:rFonts w:ascii="Times New Roman" w:hAnsi="Times New Roman" w:cs="Times New Roman"/>
        </w:rPr>
      </w:pPr>
    </w:p>
    <w:p w14:paraId="000001B8" w14:textId="77777777" w:rsidR="003C0B2E" w:rsidRPr="00FA2A5F" w:rsidRDefault="00243B54">
      <w:pPr>
        <w:pStyle w:val="Heading3"/>
        <w:numPr>
          <w:ilvl w:val="0"/>
          <w:numId w:val="10"/>
        </w:numPr>
        <w:rPr>
          <w:rFonts w:ascii="Times New Roman" w:hAnsi="Times New Roman" w:cs="Times New Roman"/>
        </w:rPr>
      </w:pPr>
      <w:bookmarkStart w:id="43" w:name="_heading=h.3fwokq0" w:colFirst="0" w:colLast="0"/>
      <w:bookmarkEnd w:id="43"/>
      <w:r w:rsidRPr="00FA2A5F">
        <w:rPr>
          <w:rFonts w:ascii="Times New Roman" w:hAnsi="Times New Roman" w:cs="Times New Roman"/>
        </w:rPr>
        <w:t>Group farmers’ registration form</w:t>
      </w:r>
      <w:r w:rsidRPr="00FA2A5F">
        <w:rPr>
          <w:rFonts w:ascii="Times New Roman" w:hAnsi="Times New Roman" w:cs="Times New Roman"/>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304800</wp:posOffset>
                </wp:positionV>
                <wp:extent cx="5915025" cy="7467600"/>
                <wp:effectExtent l="0" t="0" r="0" b="0"/>
                <wp:wrapNone/>
                <wp:docPr id="851" name="Group 851"/>
                <wp:cNvGraphicFramePr/>
                <a:graphic xmlns:a="http://schemas.openxmlformats.org/drawingml/2006/main">
                  <a:graphicData uri="http://schemas.microsoft.com/office/word/2010/wordprocessingGroup">
                    <wpg:wgp>
                      <wpg:cNvGrpSpPr/>
                      <wpg:grpSpPr>
                        <a:xfrm>
                          <a:off x="0" y="0"/>
                          <a:ext cx="5915025" cy="7467600"/>
                          <a:chOff x="2388488" y="46200"/>
                          <a:chExt cx="5915025" cy="7467600"/>
                        </a:xfrm>
                      </wpg:grpSpPr>
                      <wpg:grpSp>
                        <wpg:cNvPr id="852" name="Group 852"/>
                        <wpg:cNvGrpSpPr/>
                        <wpg:grpSpPr>
                          <a:xfrm>
                            <a:off x="2388488" y="46200"/>
                            <a:ext cx="5915025" cy="7467600"/>
                            <a:chOff x="0" y="0"/>
                            <a:chExt cx="5915025" cy="7467600"/>
                          </a:xfrm>
                        </wpg:grpSpPr>
                        <wps:wsp>
                          <wps:cNvPr id="853" name="Rectangle 853"/>
                          <wps:cNvSpPr/>
                          <wps:spPr>
                            <a:xfrm>
                              <a:off x="0" y="0"/>
                              <a:ext cx="5915025" cy="7467600"/>
                            </a:xfrm>
                            <a:prstGeom prst="rect">
                              <a:avLst/>
                            </a:prstGeom>
                            <a:noFill/>
                            <a:ln>
                              <a:noFill/>
                            </a:ln>
                          </wps:spPr>
                          <wps:txbx>
                            <w:txbxContent>
                              <w:p w14:paraId="0665766C"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g:grpSp>
                          <wpg:cNvPr id="854" name="Group 854"/>
                          <wpg:cNvGrpSpPr/>
                          <wpg:grpSpPr>
                            <a:xfrm>
                              <a:off x="0" y="0"/>
                              <a:ext cx="5915025" cy="7467600"/>
                              <a:chOff x="0" y="-1"/>
                              <a:chExt cx="5381625" cy="7467600"/>
                            </a:xfrm>
                          </wpg:grpSpPr>
                          <wps:wsp>
                            <wps:cNvPr id="855" name="Rectangle 855"/>
                            <wps:cNvSpPr/>
                            <wps:spPr>
                              <a:xfrm>
                                <a:off x="0" y="-1"/>
                                <a:ext cx="5381625" cy="74676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F8541FE"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56" name="Rectangle 856"/>
                            <wps:cNvSpPr/>
                            <wps:spPr>
                              <a:xfrm>
                                <a:off x="323850" y="1028700"/>
                                <a:ext cx="1247775" cy="342900"/>
                              </a:xfrm>
                              <a:prstGeom prst="rect">
                                <a:avLst/>
                              </a:prstGeom>
                              <a:noFill/>
                              <a:ln>
                                <a:noFill/>
                              </a:ln>
                            </wps:spPr>
                            <wps:txbx>
                              <w:txbxContent>
                                <w:p w14:paraId="2B2AC71C" w14:textId="77777777" w:rsidR="003C0B2E" w:rsidRDefault="00243B54">
                                  <w:pPr>
                                    <w:ind w:firstLine="0"/>
                                    <w:jc w:val="both"/>
                                    <w:textDirection w:val="btLr"/>
                                  </w:pPr>
                                  <w:r>
                                    <w:rPr>
                                      <w:rFonts w:ascii="Quattrocento Sans" w:hAnsi="Quattrocento Sans"/>
                                      <w:color w:val="000000"/>
                                    </w:rPr>
                                    <w:t>Registration ID:</w:t>
                                  </w:r>
                                </w:p>
                              </w:txbxContent>
                            </wps:txbx>
                            <wps:bodyPr spcFirstLastPara="1" wrap="square" lIns="0" tIns="45700" rIns="0" bIns="45700" anchor="ctr" anchorCtr="0">
                              <a:noAutofit/>
                            </wps:bodyPr>
                          </wps:wsp>
                          <wps:wsp>
                            <wps:cNvPr id="857" name="Rectangle 857"/>
                            <wps:cNvSpPr/>
                            <wps:spPr>
                              <a:xfrm>
                                <a:off x="314325" y="1600200"/>
                                <a:ext cx="1247775" cy="342900"/>
                              </a:xfrm>
                              <a:prstGeom prst="rect">
                                <a:avLst/>
                              </a:prstGeom>
                              <a:noFill/>
                              <a:ln>
                                <a:noFill/>
                              </a:ln>
                            </wps:spPr>
                            <wps:txbx>
                              <w:txbxContent>
                                <w:p w14:paraId="3E9F899A" w14:textId="77777777" w:rsidR="003C0B2E" w:rsidRDefault="00243B54">
                                  <w:pPr>
                                    <w:ind w:firstLine="0"/>
                                    <w:jc w:val="both"/>
                                    <w:textDirection w:val="btLr"/>
                                  </w:pPr>
                                  <w:r>
                                    <w:rPr>
                                      <w:rFonts w:ascii="Quattrocento Sans" w:hAnsi="Quattrocento Sans"/>
                                      <w:color w:val="000000"/>
                                    </w:rPr>
                                    <w:t>Group Name:</w:t>
                                  </w:r>
                                </w:p>
                              </w:txbxContent>
                            </wps:txbx>
                            <wps:bodyPr spcFirstLastPara="1" wrap="square" lIns="0" tIns="45700" rIns="0" bIns="45700" anchor="ctr" anchorCtr="0">
                              <a:noAutofit/>
                            </wps:bodyPr>
                          </wps:wsp>
                          <wps:wsp>
                            <wps:cNvPr id="858" name="Rectangle 858"/>
                            <wps:cNvSpPr/>
                            <wps:spPr>
                              <a:xfrm>
                                <a:off x="323850" y="3895725"/>
                                <a:ext cx="1247775" cy="342900"/>
                              </a:xfrm>
                              <a:prstGeom prst="rect">
                                <a:avLst/>
                              </a:prstGeom>
                              <a:noFill/>
                              <a:ln>
                                <a:noFill/>
                              </a:ln>
                            </wps:spPr>
                            <wps:txbx>
                              <w:txbxContent>
                                <w:p w14:paraId="69E34286" w14:textId="77777777" w:rsidR="003C0B2E" w:rsidRDefault="00243B54">
                                  <w:pPr>
                                    <w:ind w:firstLine="0"/>
                                    <w:jc w:val="both"/>
                                    <w:textDirection w:val="btLr"/>
                                  </w:pPr>
                                  <w:r>
                                    <w:rPr>
                                      <w:rFonts w:ascii="Quattrocento Sans" w:hAnsi="Quattrocento Sans"/>
                                      <w:color w:val="000000"/>
                                    </w:rPr>
                                    <w:t>Category:</w:t>
                                  </w:r>
                                </w:p>
                              </w:txbxContent>
                            </wps:txbx>
                            <wps:bodyPr spcFirstLastPara="1" wrap="square" lIns="0" tIns="45700" rIns="0" bIns="45700" anchor="ctr" anchorCtr="0">
                              <a:noAutofit/>
                            </wps:bodyPr>
                          </wps:wsp>
                          <wps:wsp>
                            <wps:cNvPr id="859" name="Rectangle 859"/>
                            <wps:cNvSpPr/>
                            <wps:spPr>
                              <a:xfrm>
                                <a:off x="314325" y="3276600"/>
                                <a:ext cx="1247775" cy="342900"/>
                              </a:xfrm>
                              <a:prstGeom prst="rect">
                                <a:avLst/>
                              </a:prstGeom>
                              <a:noFill/>
                              <a:ln>
                                <a:noFill/>
                              </a:ln>
                            </wps:spPr>
                            <wps:txbx>
                              <w:txbxContent>
                                <w:p w14:paraId="3504F12E" w14:textId="77777777" w:rsidR="003C0B2E" w:rsidRDefault="00243B54">
                                  <w:pPr>
                                    <w:ind w:firstLine="0"/>
                                    <w:jc w:val="both"/>
                                    <w:textDirection w:val="btLr"/>
                                  </w:pPr>
                                  <w:r>
                                    <w:rPr>
                                      <w:rFonts w:ascii="Quattrocento Sans" w:hAnsi="Quattrocento Sans"/>
                                      <w:color w:val="000000"/>
                                    </w:rPr>
                                    <w:t>Farm Produce:</w:t>
                                  </w:r>
                                </w:p>
                              </w:txbxContent>
                            </wps:txbx>
                            <wps:bodyPr spcFirstLastPara="1" wrap="square" lIns="0" tIns="45700" rIns="0" bIns="45700" anchor="ctr" anchorCtr="0">
                              <a:noAutofit/>
                            </wps:bodyPr>
                          </wps:wsp>
                          <wps:wsp>
                            <wps:cNvPr id="860" name="Rectangle 860"/>
                            <wps:cNvSpPr/>
                            <wps:spPr>
                              <a:xfrm>
                                <a:off x="314325" y="2686050"/>
                                <a:ext cx="1247775" cy="342900"/>
                              </a:xfrm>
                              <a:prstGeom prst="rect">
                                <a:avLst/>
                              </a:prstGeom>
                              <a:noFill/>
                              <a:ln>
                                <a:noFill/>
                              </a:ln>
                            </wps:spPr>
                            <wps:txbx>
                              <w:txbxContent>
                                <w:p w14:paraId="442940E8" w14:textId="77777777" w:rsidR="003C0B2E" w:rsidRDefault="00243B54">
                                  <w:pPr>
                                    <w:ind w:firstLine="0"/>
                                    <w:jc w:val="both"/>
                                    <w:textDirection w:val="btLr"/>
                                  </w:pPr>
                                  <w:r>
                                    <w:rPr>
                                      <w:rFonts w:ascii="Quattrocento Sans" w:hAnsi="Quattrocento Sans"/>
                                      <w:color w:val="000000"/>
                                    </w:rPr>
                                    <w:t>Location:</w:t>
                                  </w:r>
                                </w:p>
                              </w:txbxContent>
                            </wps:txbx>
                            <wps:bodyPr spcFirstLastPara="1" wrap="square" lIns="0" tIns="45700" rIns="0" bIns="45700" anchor="ctr" anchorCtr="0">
                              <a:noAutofit/>
                            </wps:bodyPr>
                          </wps:wsp>
                          <wps:wsp>
                            <wps:cNvPr id="861" name="Rectangle 861"/>
                            <wps:cNvSpPr/>
                            <wps:spPr>
                              <a:xfrm>
                                <a:off x="314325" y="2162175"/>
                                <a:ext cx="1247775" cy="342900"/>
                              </a:xfrm>
                              <a:prstGeom prst="rect">
                                <a:avLst/>
                              </a:prstGeom>
                              <a:noFill/>
                              <a:ln>
                                <a:noFill/>
                              </a:ln>
                            </wps:spPr>
                            <wps:txbx>
                              <w:txbxContent>
                                <w:p w14:paraId="0F7DC3BE" w14:textId="77777777" w:rsidR="003C0B2E" w:rsidRDefault="00243B54">
                                  <w:pPr>
                                    <w:ind w:firstLine="0"/>
                                    <w:jc w:val="both"/>
                                    <w:textDirection w:val="btLr"/>
                                  </w:pPr>
                                  <w:r>
                                    <w:rPr>
                                      <w:rFonts w:ascii="Quattrocento Sans" w:hAnsi="Quattrocento Sans"/>
                                      <w:color w:val="000000"/>
                                    </w:rPr>
                                    <w:t>Group Contact:</w:t>
                                  </w:r>
                                </w:p>
                              </w:txbxContent>
                            </wps:txbx>
                            <wps:bodyPr spcFirstLastPara="1" wrap="square" lIns="0" tIns="45700" rIns="0" bIns="45700" anchor="ctr" anchorCtr="0">
                              <a:noAutofit/>
                            </wps:bodyPr>
                          </wps:wsp>
                          <wps:wsp>
                            <wps:cNvPr id="862" name="Rectangle 862"/>
                            <wps:cNvSpPr/>
                            <wps:spPr>
                              <a:xfrm>
                                <a:off x="1495425" y="438150"/>
                                <a:ext cx="2686050" cy="342900"/>
                              </a:xfrm>
                              <a:prstGeom prst="rect">
                                <a:avLst/>
                              </a:prstGeom>
                              <a:noFill/>
                              <a:ln>
                                <a:noFill/>
                              </a:ln>
                            </wps:spPr>
                            <wps:txbx>
                              <w:txbxContent>
                                <w:p w14:paraId="14D841DE" w14:textId="77777777" w:rsidR="003C0B2E" w:rsidRDefault="00243B54">
                                  <w:pPr>
                                    <w:ind w:firstLine="0"/>
                                    <w:jc w:val="center"/>
                                    <w:textDirection w:val="btLr"/>
                                  </w:pPr>
                                  <w:r>
                                    <w:rPr>
                                      <w:rFonts w:ascii="Quattrocento Sans" w:hAnsi="Quattrocento Sans"/>
                                      <w:color w:val="000000"/>
                                      <w:u w:val="single"/>
                                    </w:rPr>
                                    <w:t>Group Details</w:t>
                                  </w:r>
                                </w:p>
                                <w:p w14:paraId="47639BB8" w14:textId="77777777" w:rsidR="003C0B2E" w:rsidRDefault="003C0B2E">
                                  <w:pPr>
                                    <w:textDirection w:val="btLr"/>
                                  </w:pPr>
                                </w:p>
                              </w:txbxContent>
                            </wps:txbx>
                            <wps:bodyPr spcFirstLastPara="1" wrap="square" lIns="0" tIns="45700" rIns="0" bIns="45700" anchor="ctr" anchorCtr="0">
                              <a:noAutofit/>
                            </wps:bodyPr>
                          </wps:wsp>
                          <wps:wsp>
                            <wps:cNvPr id="863" name="Rectangle 863"/>
                            <wps:cNvSpPr/>
                            <wps:spPr>
                              <a:xfrm>
                                <a:off x="1647825" y="10287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33BB712"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4" name="Rectangle 864"/>
                            <wps:cNvSpPr/>
                            <wps:spPr>
                              <a:xfrm>
                                <a:off x="1638300" y="16002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678A61D"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5" name="Rectangle 865"/>
                            <wps:cNvSpPr/>
                            <wps:spPr>
                              <a:xfrm>
                                <a:off x="1647825" y="3895725"/>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3167995"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6" name="Rectangle 866"/>
                            <wps:cNvSpPr/>
                            <wps:spPr>
                              <a:xfrm>
                                <a:off x="1638300" y="32766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638FA25"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7" name="Rectangle 867"/>
                            <wps:cNvSpPr/>
                            <wps:spPr>
                              <a:xfrm>
                                <a:off x="1638300" y="268605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EE39A3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8" name="Rectangle 868"/>
                            <wps:cNvSpPr/>
                            <wps:spPr>
                              <a:xfrm>
                                <a:off x="1638300" y="2162175"/>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49380BE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69" name="Rectangle 869"/>
                            <wps:cNvSpPr/>
                            <wps:spPr>
                              <a:xfrm>
                                <a:off x="4367864" y="12096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7A61B87" w14:textId="77777777" w:rsidR="003C0B2E" w:rsidRDefault="00243B54">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70" name="Rectangle 870"/>
                            <wps:cNvSpPr/>
                            <wps:spPr>
                              <a:xfrm>
                                <a:off x="4390473" y="2790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873BD36" w14:textId="77777777" w:rsidR="003C0B2E" w:rsidRDefault="00243B54">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71" name="Rectangle 871"/>
                            <wps:cNvSpPr/>
                            <wps:spPr>
                              <a:xfrm>
                                <a:off x="4379123" y="22574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7E7D2822" w14:textId="77777777" w:rsidR="003C0B2E" w:rsidRDefault="00243B54">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872" name="Rectangle 872"/>
                            <wps:cNvSpPr/>
                            <wps:spPr>
                              <a:xfrm>
                                <a:off x="4379123" y="17430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58F6B1A" w14:textId="77777777" w:rsidR="003C0B2E" w:rsidRDefault="00243B54">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grpSp>
                          <wpg:cNvPr id="873" name="Group 873"/>
                          <wpg:cNvGrpSpPr/>
                          <wpg:grpSpPr>
                            <a:xfrm>
                              <a:off x="523875" y="5133975"/>
                              <a:ext cx="3762375" cy="2143125"/>
                              <a:chOff x="0" y="0"/>
                              <a:chExt cx="3762375" cy="2143125"/>
                            </a:xfrm>
                          </wpg:grpSpPr>
                          <wps:wsp>
                            <wps:cNvPr id="874" name="Rectangle 874"/>
                            <wps:cNvSpPr/>
                            <wps:spPr>
                              <a:xfrm>
                                <a:off x="0" y="0"/>
                                <a:ext cx="3762375" cy="21240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7D2CA911"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75" name="Rectangle 875"/>
                            <wps:cNvSpPr/>
                            <wps:spPr>
                              <a:xfrm>
                                <a:off x="9525" y="47625"/>
                                <a:ext cx="108585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16F60348" w14:textId="77777777" w:rsidR="003C0B2E" w:rsidRDefault="00243B54">
                                  <w:pPr>
                                    <w:ind w:firstLine="0"/>
                                    <w:textDirection w:val="btLr"/>
                                  </w:pPr>
                                  <w:r>
                                    <w:rPr>
                                      <w:rFonts w:ascii="Quattrocento Sans" w:hAnsi="Quattrocento Sans"/>
                                      <w:color w:val="000000"/>
                                    </w:rPr>
                                    <w:t>Member ID</w:t>
                                  </w:r>
                                </w:p>
                              </w:txbxContent>
                            </wps:txbx>
                            <wps:bodyPr spcFirstLastPara="1" wrap="square" lIns="91425" tIns="45700" rIns="91425" bIns="45700" anchor="ctr" anchorCtr="0">
                              <a:noAutofit/>
                            </wps:bodyPr>
                          </wps:wsp>
                          <wps:wsp>
                            <wps:cNvPr id="876" name="Rectangle 876"/>
                            <wps:cNvSpPr/>
                            <wps:spPr>
                              <a:xfrm>
                                <a:off x="1143000" y="57150"/>
                                <a:ext cx="108585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67190AEA" w14:textId="77777777" w:rsidR="003C0B2E" w:rsidRDefault="00243B54">
                                  <w:pPr>
                                    <w:ind w:firstLine="0"/>
                                    <w:textDirection w:val="btLr"/>
                                  </w:pPr>
                                  <w:r>
                                    <w:rPr>
                                      <w:rFonts w:ascii="Quattrocento Sans" w:hAnsi="Quattrocento Sans"/>
                                      <w:color w:val="000000"/>
                                    </w:rPr>
                                    <w:t>Name</w:t>
                                  </w:r>
                                  <w:r>
                                    <w:rPr>
                                      <w:rFonts w:ascii="Quattrocento Sans" w:hAnsi="Quattrocento Sans"/>
                                      <w:color w:val="000000"/>
                                    </w:rPr>
                                    <w:tab/>
                                  </w:r>
                                </w:p>
                              </w:txbxContent>
                            </wps:txbx>
                            <wps:bodyPr spcFirstLastPara="1" wrap="square" lIns="91425" tIns="45700" rIns="91425" bIns="45700" anchor="ctr" anchorCtr="0">
                              <a:noAutofit/>
                            </wps:bodyPr>
                          </wps:wsp>
                          <wps:wsp>
                            <wps:cNvPr id="877" name="Rectangle 877"/>
                            <wps:cNvSpPr/>
                            <wps:spPr>
                              <a:xfrm>
                                <a:off x="2266950" y="66675"/>
                                <a:ext cx="144780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40AF2F70" w14:textId="77777777" w:rsidR="003C0B2E" w:rsidRDefault="00243B54">
                                  <w:pPr>
                                    <w:ind w:firstLine="0"/>
                                    <w:textDirection w:val="btLr"/>
                                  </w:pPr>
                                  <w:r>
                                    <w:rPr>
                                      <w:rFonts w:ascii="Quattrocento Sans" w:hAnsi="Quattrocento Sans"/>
                                      <w:color w:val="000000"/>
                                    </w:rPr>
                                    <w:t>Phone Number</w:t>
                                  </w:r>
                                </w:p>
                              </w:txbxContent>
                            </wps:txbx>
                            <wps:bodyPr spcFirstLastPara="1" wrap="square" lIns="91425" tIns="45700" rIns="91425" bIns="45700" anchor="ctr" anchorCtr="0">
                              <a:noAutofit/>
                            </wps:bodyPr>
                          </wps:wsp>
                          <wps:wsp>
                            <wps:cNvPr id="878" name="Straight Arrow Connector 878"/>
                            <wps:cNvCnPr/>
                            <wps:spPr>
                              <a:xfrm>
                                <a:off x="1123950" y="57150"/>
                                <a:ext cx="0" cy="2028825"/>
                              </a:xfrm>
                              <a:prstGeom prst="straightConnector1">
                                <a:avLst/>
                              </a:prstGeom>
                              <a:noFill/>
                              <a:ln w="9525" cap="flat" cmpd="sng">
                                <a:solidFill>
                                  <a:schemeClr val="accent1"/>
                                </a:solidFill>
                                <a:prstDash val="solid"/>
                                <a:miter lim="800000"/>
                                <a:headEnd type="none" w="sm" len="sm"/>
                                <a:tailEnd type="none" w="sm" len="sm"/>
                              </a:ln>
                            </wps:spPr>
                            <wps:bodyPr/>
                          </wps:wsp>
                          <wps:wsp>
                            <wps:cNvPr id="879" name="Straight Arrow Connector 879"/>
                            <wps:cNvCnPr/>
                            <wps:spPr>
                              <a:xfrm>
                                <a:off x="2276475" y="38100"/>
                                <a:ext cx="0" cy="2105025"/>
                              </a:xfrm>
                              <a:prstGeom prst="straightConnector1">
                                <a:avLst/>
                              </a:prstGeom>
                              <a:noFill/>
                              <a:ln w="9525" cap="flat" cmpd="sng">
                                <a:solidFill>
                                  <a:schemeClr val="accent1"/>
                                </a:solidFill>
                                <a:prstDash val="solid"/>
                                <a:miter lim="800000"/>
                                <a:headEnd type="none" w="sm" len="sm"/>
                                <a:tailEnd type="none" w="sm" len="sm"/>
                              </a:ln>
                            </wps:spPr>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5915025" cy="7467600"/>
                <wp:effectExtent b="0" l="0" r="0" t="0"/>
                <wp:wrapNone/>
                <wp:docPr id="776"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5915025" cy="7467600"/>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7823200</wp:posOffset>
                </wp:positionV>
                <wp:extent cx="5915025" cy="12700"/>
                <wp:effectExtent l="0" t="0" r="0" b="0"/>
                <wp:wrapNone/>
                <wp:docPr id="880" name="Rectangle 880"/>
                <wp:cNvGraphicFramePr/>
                <a:graphic xmlns:a="http://schemas.openxmlformats.org/drawingml/2006/main">
                  <a:graphicData uri="http://schemas.microsoft.com/office/word/2010/wordprocessingShape">
                    <wps:wsp>
                      <wps:cNvSpPr/>
                      <wps:spPr>
                        <a:xfrm>
                          <a:off x="2388488" y="3779683"/>
                          <a:ext cx="5915025" cy="635"/>
                        </a:xfrm>
                        <a:prstGeom prst="rect">
                          <a:avLst/>
                        </a:prstGeom>
                        <a:solidFill>
                          <a:srgbClr val="FFFFFF"/>
                        </a:solidFill>
                        <a:ln>
                          <a:noFill/>
                        </a:ln>
                      </wps:spPr>
                      <wps:txbx>
                        <w:txbxContent>
                          <w:p w14:paraId="74C649E5" w14:textId="77777777" w:rsidR="003C0B2E" w:rsidRDefault="00243B54">
                            <w:pPr>
                              <w:spacing w:after="200" w:line="240" w:lineRule="auto"/>
                              <w:textDirection w:val="btLr"/>
                            </w:pPr>
                            <w:r>
                              <w:rPr>
                                <w:rFonts w:ascii="Quattrocento Sans" w:hAnsi="Quattrocento Sans"/>
                                <w:i/>
                                <w:color w:val="44546A"/>
                                <w:sz w:val="18"/>
                              </w:rPr>
                              <w:t>Figure  SEQ Figure \* ARABIC 10: Group farmers registration form</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7823200</wp:posOffset>
                </wp:positionV>
                <wp:extent cx="5915025" cy="12700"/>
                <wp:effectExtent b="0" l="0" r="0" t="0"/>
                <wp:wrapNone/>
                <wp:docPr id="768"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5915025" cy="12700"/>
                        </a:xfrm>
                        <a:prstGeom prst="rect"/>
                        <a:ln/>
                      </pic:spPr>
                    </pic:pic>
                  </a:graphicData>
                </a:graphic>
              </wp:anchor>
            </w:drawing>
          </mc:Fallback>
        </mc:AlternateContent>
      </w:r>
    </w:p>
    <w:p w14:paraId="000001B9"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r w:rsidRPr="00FA2A5F">
        <w:rPr>
          <w:rFonts w:ascii="Times New Roman" w:hAnsi="Times New Roman" w:cs="Times New Roman"/>
          <w:noProof/>
        </w:rPr>
        <mc:AlternateContent>
          <mc:Choice Requires="wpg">
            <w:drawing>
              <wp:anchor distT="0" distB="0" distL="114300" distR="114300" simplePos="0" relativeHeight="251674624" behindDoc="0" locked="0" layoutInCell="1" hidden="0" allowOverlap="1">
                <wp:simplePos x="0" y="0"/>
                <wp:positionH relativeFrom="column">
                  <wp:posOffset>965200</wp:posOffset>
                </wp:positionH>
                <wp:positionV relativeFrom="paragraph">
                  <wp:posOffset>4660900</wp:posOffset>
                </wp:positionV>
                <wp:extent cx="2961803" cy="352425"/>
                <wp:effectExtent l="0" t="0" r="0" b="0"/>
                <wp:wrapNone/>
                <wp:docPr id="881" name="Rectangle 881"/>
                <wp:cNvGraphicFramePr/>
                <a:graphic xmlns:a="http://schemas.openxmlformats.org/drawingml/2006/main">
                  <a:graphicData uri="http://schemas.microsoft.com/office/word/2010/wordprocessingShape">
                    <wps:wsp>
                      <wps:cNvSpPr/>
                      <wps:spPr>
                        <a:xfrm>
                          <a:off x="3869861" y="3608550"/>
                          <a:ext cx="2952278" cy="342900"/>
                        </a:xfrm>
                        <a:prstGeom prst="rect">
                          <a:avLst/>
                        </a:prstGeom>
                        <a:noFill/>
                        <a:ln>
                          <a:noFill/>
                        </a:ln>
                      </wps:spPr>
                      <wps:txbx>
                        <w:txbxContent>
                          <w:p w14:paraId="43E5B287" w14:textId="77777777" w:rsidR="003C0B2E" w:rsidRDefault="00243B54">
                            <w:pPr>
                              <w:ind w:firstLine="0"/>
                              <w:jc w:val="center"/>
                              <w:textDirection w:val="btLr"/>
                            </w:pPr>
                            <w:r>
                              <w:rPr>
                                <w:rFonts w:ascii="Quattrocento Sans" w:hAnsi="Quattrocento Sans"/>
                                <w:color w:val="000000"/>
                                <w:u w:val="single"/>
                              </w:rPr>
                              <w:t>Group Members Details</w:t>
                            </w:r>
                          </w:p>
                          <w:p w14:paraId="5DFEC5D9" w14:textId="77777777" w:rsidR="003C0B2E" w:rsidRDefault="003C0B2E">
                            <w:pPr>
                              <w:textDirection w:val="btLr"/>
                            </w:pPr>
                          </w:p>
                        </w:txbxContent>
                      </wps:txbx>
                      <wps:bodyPr spcFirstLastPara="1" wrap="square" lIns="0" tIns="45700" rIns="0"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965200</wp:posOffset>
                </wp:positionH>
                <wp:positionV relativeFrom="paragraph">
                  <wp:posOffset>4660900</wp:posOffset>
                </wp:positionV>
                <wp:extent cx="2961803" cy="352425"/>
                <wp:effectExtent b="0" l="0" r="0" t="0"/>
                <wp:wrapNone/>
                <wp:docPr id="773"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2961803" cy="352425"/>
                        </a:xfrm>
                        <a:prstGeom prst="rect"/>
                        <a:ln/>
                      </pic:spPr>
                    </pic:pic>
                  </a:graphicData>
                </a:graphic>
              </wp:anchor>
            </w:drawing>
          </mc:Fallback>
        </mc:AlternateContent>
      </w:r>
    </w:p>
    <w:p w14:paraId="000001BA" w14:textId="77777777" w:rsidR="003C0B2E" w:rsidRPr="00FA2A5F" w:rsidRDefault="00243B54">
      <w:pPr>
        <w:pStyle w:val="Heading3"/>
        <w:numPr>
          <w:ilvl w:val="0"/>
          <w:numId w:val="10"/>
        </w:numPr>
        <w:rPr>
          <w:rFonts w:ascii="Times New Roman" w:hAnsi="Times New Roman" w:cs="Times New Roman"/>
        </w:rPr>
      </w:pPr>
      <w:bookmarkStart w:id="44" w:name="_heading=h.1v1yuxt" w:colFirst="0" w:colLast="0"/>
      <w:bookmarkEnd w:id="44"/>
      <w:r w:rsidRPr="00FA2A5F">
        <w:rPr>
          <w:rFonts w:ascii="Times New Roman" w:hAnsi="Times New Roman" w:cs="Times New Roman"/>
        </w:rPr>
        <w:lastRenderedPageBreak/>
        <w:t>Vehicle expenses recording form</w:t>
      </w:r>
    </w:p>
    <w:p w14:paraId="000001BB" w14:textId="77777777" w:rsidR="003C0B2E" w:rsidRPr="00FA2A5F" w:rsidRDefault="00243B54">
      <w:pPr>
        <w:tabs>
          <w:tab w:val="left" w:pos="1950"/>
        </w:tabs>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0</wp:posOffset>
                </wp:positionV>
                <wp:extent cx="5381625" cy="4543425"/>
                <wp:effectExtent l="0" t="0" r="0" b="0"/>
                <wp:wrapNone/>
                <wp:docPr id="882" name="Group 882"/>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883" name="Group 883"/>
                        <wpg:cNvGrpSpPr/>
                        <wpg:grpSpPr>
                          <a:xfrm>
                            <a:off x="2655188" y="1508288"/>
                            <a:ext cx="5381625" cy="4543425"/>
                            <a:chOff x="0" y="0"/>
                            <a:chExt cx="5381625" cy="4543425"/>
                          </a:xfrm>
                        </wpg:grpSpPr>
                        <wps:wsp>
                          <wps:cNvPr id="884" name="Rectangle 884"/>
                          <wps:cNvSpPr/>
                          <wps:spPr>
                            <a:xfrm>
                              <a:off x="0" y="0"/>
                              <a:ext cx="5381625" cy="4543425"/>
                            </a:xfrm>
                            <a:prstGeom prst="rect">
                              <a:avLst/>
                            </a:prstGeom>
                            <a:noFill/>
                            <a:ln>
                              <a:noFill/>
                            </a:ln>
                          </wps:spPr>
                          <wps:txbx>
                            <w:txbxContent>
                              <w:p w14:paraId="5046A8DF"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85" name="Rectangle 885"/>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4EBF1AAE"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886" name="Rectangle 886"/>
                          <wps:cNvSpPr/>
                          <wps:spPr>
                            <a:xfrm>
                              <a:off x="323850" y="1028700"/>
                              <a:ext cx="1247775" cy="342900"/>
                            </a:xfrm>
                            <a:prstGeom prst="rect">
                              <a:avLst/>
                            </a:prstGeom>
                            <a:noFill/>
                            <a:ln>
                              <a:noFill/>
                            </a:ln>
                          </wps:spPr>
                          <wps:txbx>
                            <w:txbxContent>
                              <w:p w14:paraId="0AE7013E" w14:textId="77777777" w:rsidR="003C0B2E" w:rsidRDefault="00243B54">
                                <w:pPr>
                                  <w:ind w:firstLine="0"/>
                                  <w:jc w:val="both"/>
                                  <w:textDirection w:val="btLr"/>
                                </w:pPr>
                                <w:r>
                                  <w:rPr>
                                    <w:rFonts w:ascii="Quattrocento Sans" w:hAnsi="Quattrocento Sans"/>
                                    <w:color w:val="000000"/>
                                  </w:rPr>
                                  <w:t>Expense ID:</w:t>
                                </w:r>
                              </w:p>
                            </w:txbxContent>
                          </wps:txbx>
                          <wps:bodyPr spcFirstLastPara="1" wrap="square" lIns="0" tIns="45700" rIns="0" bIns="45700" anchor="ctr" anchorCtr="0">
                            <a:noAutofit/>
                          </wps:bodyPr>
                        </wps:wsp>
                        <wps:wsp>
                          <wps:cNvPr id="887" name="Rectangle 887"/>
                          <wps:cNvSpPr/>
                          <wps:spPr>
                            <a:xfrm>
                              <a:off x="314325" y="1600200"/>
                              <a:ext cx="1247775" cy="342900"/>
                            </a:xfrm>
                            <a:prstGeom prst="rect">
                              <a:avLst/>
                            </a:prstGeom>
                            <a:noFill/>
                            <a:ln>
                              <a:noFill/>
                            </a:ln>
                          </wps:spPr>
                          <wps:txbx>
                            <w:txbxContent>
                              <w:p w14:paraId="6E0E059E" w14:textId="77777777" w:rsidR="003C0B2E" w:rsidRDefault="00243B54">
                                <w:pPr>
                                  <w:ind w:firstLine="0"/>
                                  <w:jc w:val="both"/>
                                  <w:textDirection w:val="btLr"/>
                                </w:pPr>
                                <w:r>
                                  <w:rPr>
                                    <w:rFonts w:ascii="Quattrocento Sans" w:hAnsi="Quattrocento Sans"/>
                                    <w:color w:val="000000"/>
                                  </w:rPr>
                                  <w:t>Vehicle:</w:t>
                                </w:r>
                              </w:p>
                            </w:txbxContent>
                          </wps:txbx>
                          <wps:bodyPr spcFirstLastPara="1" wrap="square" lIns="0" tIns="45700" rIns="0" bIns="45700" anchor="ctr" anchorCtr="0">
                            <a:noAutofit/>
                          </wps:bodyPr>
                        </wps:wsp>
                        <wps:wsp>
                          <wps:cNvPr id="888" name="Rectangle 888"/>
                          <wps:cNvSpPr/>
                          <wps:spPr>
                            <a:xfrm>
                              <a:off x="314325" y="3276600"/>
                              <a:ext cx="1247775" cy="342900"/>
                            </a:xfrm>
                            <a:prstGeom prst="rect">
                              <a:avLst/>
                            </a:prstGeom>
                            <a:noFill/>
                            <a:ln>
                              <a:noFill/>
                            </a:ln>
                          </wps:spPr>
                          <wps:txbx>
                            <w:txbxContent>
                              <w:p w14:paraId="6F792D46" w14:textId="77777777" w:rsidR="003C0B2E" w:rsidRDefault="00243B54">
                                <w:pPr>
                                  <w:ind w:firstLine="0"/>
                                  <w:jc w:val="both"/>
                                  <w:textDirection w:val="btLr"/>
                                </w:pPr>
                                <w:r>
                                  <w:rPr>
                                    <w:rFonts w:ascii="Quattrocento Sans" w:hAnsi="Quattrocento Sans"/>
                                    <w:color w:val="000000"/>
                                  </w:rPr>
                                  <w:t xml:space="preserve">Amount Charged: </w:t>
                                </w:r>
                              </w:p>
                            </w:txbxContent>
                          </wps:txbx>
                          <wps:bodyPr spcFirstLastPara="1" wrap="square" lIns="0" tIns="45700" rIns="0" bIns="45700" anchor="ctr" anchorCtr="0">
                            <a:noAutofit/>
                          </wps:bodyPr>
                        </wps:wsp>
                        <wps:wsp>
                          <wps:cNvPr id="889" name="Rectangle 889"/>
                          <wps:cNvSpPr/>
                          <wps:spPr>
                            <a:xfrm>
                              <a:off x="314325" y="2686050"/>
                              <a:ext cx="1247775" cy="342900"/>
                            </a:xfrm>
                            <a:prstGeom prst="rect">
                              <a:avLst/>
                            </a:prstGeom>
                            <a:noFill/>
                            <a:ln>
                              <a:noFill/>
                            </a:ln>
                          </wps:spPr>
                          <wps:txbx>
                            <w:txbxContent>
                              <w:p w14:paraId="33438506" w14:textId="77777777" w:rsidR="003C0B2E" w:rsidRDefault="00243B54">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890" name="Rectangle 890"/>
                          <wps:cNvSpPr/>
                          <wps:spPr>
                            <a:xfrm>
                              <a:off x="314325" y="2162175"/>
                              <a:ext cx="1247775" cy="342900"/>
                            </a:xfrm>
                            <a:prstGeom prst="rect">
                              <a:avLst/>
                            </a:prstGeom>
                            <a:noFill/>
                            <a:ln>
                              <a:noFill/>
                            </a:ln>
                          </wps:spPr>
                          <wps:txbx>
                            <w:txbxContent>
                              <w:p w14:paraId="3D3EF33D" w14:textId="77777777" w:rsidR="003C0B2E" w:rsidRDefault="00243B54">
                                <w:pPr>
                                  <w:ind w:firstLine="0"/>
                                  <w:jc w:val="both"/>
                                  <w:textDirection w:val="btLr"/>
                                </w:pPr>
                                <w:r>
                                  <w:rPr>
                                    <w:rFonts w:ascii="Quattrocento Sans" w:hAnsi="Quattrocento Sans"/>
                                    <w:color w:val="000000"/>
                                  </w:rPr>
                                  <w:t>Date Recorded:</w:t>
                                </w:r>
                              </w:p>
                            </w:txbxContent>
                          </wps:txbx>
                          <wps:bodyPr spcFirstLastPara="1" wrap="square" lIns="0" tIns="45700" rIns="0" bIns="45700" anchor="ctr" anchorCtr="0">
                            <a:noAutofit/>
                          </wps:bodyPr>
                        </wps:wsp>
                        <wps:wsp>
                          <wps:cNvPr id="891" name="Rectangle 891"/>
                          <wps:cNvSpPr/>
                          <wps:spPr>
                            <a:xfrm>
                              <a:off x="1495425" y="438150"/>
                              <a:ext cx="2686050" cy="342900"/>
                            </a:xfrm>
                            <a:prstGeom prst="rect">
                              <a:avLst/>
                            </a:prstGeom>
                            <a:noFill/>
                            <a:ln>
                              <a:noFill/>
                            </a:ln>
                          </wps:spPr>
                          <wps:txbx>
                            <w:txbxContent>
                              <w:p w14:paraId="1F8F5703" w14:textId="77777777" w:rsidR="003C0B2E" w:rsidRDefault="00243B54">
                                <w:pPr>
                                  <w:ind w:firstLine="0"/>
                                  <w:textDirection w:val="btLr"/>
                                </w:pPr>
                                <w:r>
                                  <w:rPr>
                                    <w:rFonts w:ascii="Quattrocento Sans" w:hAnsi="Quattrocento Sans"/>
                                    <w:color w:val="000000"/>
                                    <w:u w:val="single"/>
                                  </w:rPr>
                                  <w:t>Vehicle Expenses Recording Form</w:t>
                                </w:r>
                              </w:p>
                              <w:p w14:paraId="5909C11D" w14:textId="77777777" w:rsidR="003C0B2E" w:rsidRDefault="003C0B2E">
                                <w:pPr>
                                  <w:textDirection w:val="btLr"/>
                                </w:pPr>
                              </w:p>
                            </w:txbxContent>
                          </wps:txbx>
                          <wps:bodyPr spcFirstLastPara="1" wrap="square" lIns="0" tIns="45700" rIns="0" bIns="45700" anchor="ctr" anchorCtr="0">
                            <a:noAutofit/>
                          </wps:bodyPr>
                        </wps:wsp>
                        <wps:wsp>
                          <wps:cNvPr id="892" name="Rectangle 892"/>
                          <wps:cNvSpPr/>
                          <wps:spPr>
                            <a:xfrm>
                              <a:off x="1647825" y="10287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75506A36"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93" name="Rectangle 893"/>
                          <wps:cNvSpPr/>
                          <wps:spPr>
                            <a:xfrm>
                              <a:off x="1638300" y="16002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4E81E5B"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94" name="Rectangle 894"/>
                          <wps:cNvSpPr/>
                          <wps:spPr>
                            <a:xfrm>
                              <a:off x="1638300" y="32766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944FCF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95" name="Rectangle 895"/>
                          <wps:cNvSpPr/>
                          <wps:spPr>
                            <a:xfrm>
                              <a:off x="1638300" y="268605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3910294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96" name="Rectangle 896"/>
                          <wps:cNvSpPr/>
                          <wps:spPr>
                            <a:xfrm>
                              <a:off x="1638300" y="2162175"/>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D5A7C71"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897" name="Rectangle 897"/>
                          <wps:cNvSpPr/>
                          <wps:spPr>
                            <a:xfrm>
                              <a:off x="866775"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2420800" w14:textId="77777777" w:rsidR="003C0B2E" w:rsidRDefault="00243B54">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98" name="Rectangle 898"/>
                          <wps:cNvSpPr/>
                          <wps:spPr>
                            <a:xfrm>
                              <a:off x="4000500" y="39433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5417D40" w14:textId="77777777" w:rsidR="003C0B2E" w:rsidRDefault="00243B54">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99" name="Rectangle 899"/>
                          <wps:cNvSpPr/>
                          <wps:spPr>
                            <a:xfrm>
                              <a:off x="2990850"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65674CEB" w14:textId="77777777" w:rsidR="003C0B2E" w:rsidRDefault="00243B54">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00" name="Rectangle 900"/>
                          <wps:cNvSpPr/>
                          <wps:spPr>
                            <a:xfrm>
                              <a:off x="1952625" y="39147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66B233E9" w14:textId="77777777" w:rsidR="003C0B2E" w:rsidRDefault="00243B54">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81625" cy="4543425"/>
                <wp:effectExtent b="0" l="0" r="0" t="0"/>
                <wp:wrapNone/>
                <wp:docPr id="795" name="image38.png"/>
                <a:graphic>
                  <a:graphicData uri="http://schemas.openxmlformats.org/drawingml/2006/picture">
                    <pic:pic>
                      <pic:nvPicPr>
                        <pic:cNvPr id="0" name="image38.png"/>
                        <pic:cNvPicPr preferRelativeResize="0"/>
                      </pic:nvPicPr>
                      <pic:blipFill>
                        <a:blip r:embed="rId35"/>
                        <a:srcRect/>
                        <a:stretch>
                          <a:fillRect/>
                        </a:stretch>
                      </pic:blipFill>
                      <pic:spPr>
                        <a:xfrm>
                          <a:off x="0" y="0"/>
                          <a:ext cx="5381625" cy="45434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4584700</wp:posOffset>
                </wp:positionV>
                <wp:extent cx="5381625" cy="12700"/>
                <wp:effectExtent l="0" t="0" r="0" b="0"/>
                <wp:wrapNone/>
                <wp:docPr id="901" name="Rectangle 901"/>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977DC0A" w14:textId="77777777" w:rsidR="003C0B2E" w:rsidRDefault="00243B54">
                            <w:pPr>
                              <w:spacing w:after="200" w:line="240" w:lineRule="auto"/>
                              <w:textDirection w:val="btLr"/>
                            </w:pPr>
                            <w:r>
                              <w:rPr>
                                <w:rFonts w:ascii="Quattrocento Sans" w:hAnsi="Quattrocento Sans"/>
                                <w:i/>
                                <w:color w:val="44546A"/>
                                <w:sz w:val="18"/>
                              </w:rPr>
                              <w:t>Figure  SEQ Figure \* ARABIC 11: Vehicle expenses recording form</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4584700</wp:posOffset>
                </wp:positionV>
                <wp:extent cx="5381625" cy="12700"/>
                <wp:effectExtent b="0" l="0" r="0" t="0"/>
                <wp:wrapNone/>
                <wp:docPr id="783"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5381625" cy="12700"/>
                        </a:xfrm>
                        <a:prstGeom prst="rect"/>
                        <a:ln/>
                      </pic:spPr>
                    </pic:pic>
                  </a:graphicData>
                </a:graphic>
              </wp:anchor>
            </w:drawing>
          </mc:Fallback>
        </mc:AlternateContent>
      </w:r>
    </w:p>
    <w:p w14:paraId="000001BC" w14:textId="77777777" w:rsidR="003C0B2E" w:rsidRPr="00FA2A5F" w:rsidRDefault="003C0B2E">
      <w:pPr>
        <w:tabs>
          <w:tab w:val="left" w:pos="1950"/>
        </w:tabs>
        <w:rPr>
          <w:rFonts w:ascii="Times New Roman" w:hAnsi="Times New Roman" w:cs="Times New Roman"/>
        </w:rPr>
      </w:pPr>
    </w:p>
    <w:p w14:paraId="000001BD" w14:textId="77777777" w:rsidR="003C0B2E" w:rsidRPr="00FA2A5F" w:rsidRDefault="003C0B2E">
      <w:pPr>
        <w:tabs>
          <w:tab w:val="left" w:pos="1950"/>
        </w:tabs>
        <w:rPr>
          <w:rFonts w:ascii="Times New Roman" w:hAnsi="Times New Roman" w:cs="Times New Roman"/>
        </w:rPr>
      </w:pPr>
    </w:p>
    <w:p w14:paraId="000001BE" w14:textId="77777777" w:rsidR="003C0B2E" w:rsidRPr="00FA2A5F" w:rsidRDefault="003C0B2E">
      <w:pPr>
        <w:tabs>
          <w:tab w:val="left" w:pos="1950"/>
        </w:tabs>
        <w:rPr>
          <w:rFonts w:ascii="Times New Roman" w:hAnsi="Times New Roman" w:cs="Times New Roman"/>
        </w:rPr>
      </w:pPr>
    </w:p>
    <w:p w14:paraId="000001BF" w14:textId="77777777" w:rsidR="003C0B2E" w:rsidRPr="00FA2A5F" w:rsidRDefault="003C0B2E">
      <w:pPr>
        <w:tabs>
          <w:tab w:val="left" w:pos="1950"/>
        </w:tabs>
        <w:rPr>
          <w:rFonts w:ascii="Times New Roman" w:hAnsi="Times New Roman" w:cs="Times New Roman"/>
        </w:rPr>
      </w:pPr>
    </w:p>
    <w:p w14:paraId="000001C0" w14:textId="77777777" w:rsidR="003C0B2E" w:rsidRPr="00FA2A5F" w:rsidRDefault="003C0B2E">
      <w:pPr>
        <w:tabs>
          <w:tab w:val="left" w:pos="1950"/>
        </w:tabs>
        <w:rPr>
          <w:rFonts w:ascii="Times New Roman" w:hAnsi="Times New Roman" w:cs="Times New Roman"/>
        </w:rPr>
      </w:pPr>
    </w:p>
    <w:p w14:paraId="000001C1" w14:textId="77777777" w:rsidR="003C0B2E" w:rsidRPr="00FA2A5F" w:rsidRDefault="003C0B2E">
      <w:pPr>
        <w:tabs>
          <w:tab w:val="left" w:pos="1950"/>
        </w:tabs>
        <w:rPr>
          <w:rFonts w:ascii="Times New Roman" w:hAnsi="Times New Roman" w:cs="Times New Roman"/>
        </w:rPr>
      </w:pPr>
    </w:p>
    <w:p w14:paraId="000001C2" w14:textId="77777777" w:rsidR="003C0B2E" w:rsidRPr="00FA2A5F" w:rsidRDefault="003C0B2E">
      <w:pPr>
        <w:tabs>
          <w:tab w:val="left" w:pos="1950"/>
        </w:tabs>
        <w:rPr>
          <w:rFonts w:ascii="Times New Roman" w:hAnsi="Times New Roman" w:cs="Times New Roman"/>
        </w:rPr>
      </w:pPr>
    </w:p>
    <w:p w14:paraId="000001C3" w14:textId="77777777" w:rsidR="003C0B2E" w:rsidRPr="00FA2A5F" w:rsidRDefault="003C0B2E">
      <w:pPr>
        <w:tabs>
          <w:tab w:val="left" w:pos="1950"/>
        </w:tabs>
        <w:rPr>
          <w:rFonts w:ascii="Times New Roman" w:hAnsi="Times New Roman" w:cs="Times New Roman"/>
        </w:rPr>
      </w:pPr>
    </w:p>
    <w:p w14:paraId="000001C4" w14:textId="77777777" w:rsidR="003C0B2E" w:rsidRPr="00FA2A5F" w:rsidRDefault="003C0B2E">
      <w:pPr>
        <w:tabs>
          <w:tab w:val="left" w:pos="1950"/>
        </w:tabs>
        <w:rPr>
          <w:rFonts w:ascii="Times New Roman" w:hAnsi="Times New Roman" w:cs="Times New Roman"/>
        </w:rPr>
      </w:pPr>
    </w:p>
    <w:p w14:paraId="000001C5" w14:textId="77777777" w:rsidR="003C0B2E" w:rsidRPr="00FA2A5F" w:rsidRDefault="003C0B2E">
      <w:pPr>
        <w:tabs>
          <w:tab w:val="left" w:pos="1950"/>
        </w:tabs>
        <w:rPr>
          <w:rFonts w:ascii="Times New Roman" w:hAnsi="Times New Roman" w:cs="Times New Roman"/>
        </w:rPr>
      </w:pPr>
    </w:p>
    <w:p w14:paraId="000001C6"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C7" w14:textId="77777777" w:rsidR="003C0B2E" w:rsidRPr="00FA2A5F" w:rsidRDefault="00243B54">
      <w:pPr>
        <w:pStyle w:val="Heading3"/>
        <w:numPr>
          <w:ilvl w:val="0"/>
          <w:numId w:val="10"/>
        </w:numPr>
        <w:rPr>
          <w:rFonts w:ascii="Times New Roman" w:hAnsi="Times New Roman" w:cs="Times New Roman"/>
        </w:rPr>
      </w:pPr>
      <w:bookmarkStart w:id="45" w:name="_heading=h.4f1mdlm" w:colFirst="0" w:colLast="0"/>
      <w:bookmarkEnd w:id="45"/>
      <w:r w:rsidRPr="00FA2A5F">
        <w:rPr>
          <w:rFonts w:ascii="Times New Roman" w:hAnsi="Times New Roman" w:cs="Times New Roman"/>
        </w:rPr>
        <w:lastRenderedPageBreak/>
        <w:t>Transport order recording form</w:t>
      </w:r>
      <w:r w:rsidRPr="00FA2A5F">
        <w:rPr>
          <w:rFonts w:ascii="Times New Roman" w:hAnsi="Times New Roman" w:cs="Times New Roman"/>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406400</wp:posOffset>
                </wp:positionV>
                <wp:extent cx="5381625" cy="5905500"/>
                <wp:effectExtent l="0" t="0" r="0" b="0"/>
                <wp:wrapNone/>
                <wp:docPr id="902" name="Group 902"/>
                <wp:cNvGraphicFramePr/>
                <a:graphic xmlns:a="http://schemas.openxmlformats.org/drawingml/2006/main">
                  <a:graphicData uri="http://schemas.microsoft.com/office/word/2010/wordprocessingGroup">
                    <wpg:wgp>
                      <wpg:cNvGrpSpPr/>
                      <wpg:grpSpPr>
                        <a:xfrm>
                          <a:off x="0" y="0"/>
                          <a:ext cx="5381625" cy="5905500"/>
                          <a:chOff x="2655188" y="827250"/>
                          <a:chExt cx="5381625" cy="5905500"/>
                        </a:xfrm>
                      </wpg:grpSpPr>
                      <wpg:grpSp>
                        <wpg:cNvPr id="903" name="Group 903"/>
                        <wpg:cNvGrpSpPr/>
                        <wpg:grpSpPr>
                          <a:xfrm>
                            <a:off x="2655188" y="827250"/>
                            <a:ext cx="5381625" cy="5905500"/>
                            <a:chOff x="0" y="0"/>
                            <a:chExt cx="5381625" cy="5905500"/>
                          </a:xfrm>
                        </wpg:grpSpPr>
                        <wps:wsp>
                          <wps:cNvPr id="904" name="Rectangle 904"/>
                          <wps:cNvSpPr/>
                          <wps:spPr>
                            <a:xfrm>
                              <a:off x="0" y="0"/>
                              <a:ext cx="5381625" cy="5905500"/>
                            </a:xfrm>
                            <a:prstGeom prst="rect">
                              <a:avLst/>
                            </a:prstGeom>
                            <a:noFill/>
                            <a:ln>
                              <a:noFill/>
                            </a:ln>
                          </wps:spPr>
                          <wps:txbx>
                            <w:txbxContent>
                              <w:p w14:paraId="44853ACC"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g:grpSp>
                          <wpg:cNvPr id="905" name="Group 905"/>
                          <wpg:cNvGrpSpPr/>
                          <wpg:grpSpPr>
                            <a:xfrm>
                              <a:off x="0" y="0"/>
                              <a:ext cx="5381625" cy="5905500"/>
                              <a:chOff x="0" y="0"/>
                              <a:chExt cx="5381625" cy="5905500"/>
                            </a:xfrm>
                          </wpg:grpSpPr>
                          <wps:wsp>
                            <wps:cNvPr id="906" name="Rectangle 906"/>
                            <wps:cNvSpPr/>
                            <wps:spPr>
                              <a:xfrm>
                                <a:off x="0" y="0"/>
                                <a:ext cx="5381625" cy="5905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6B5A34F"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07" name="Rectangle 907"/>
                            <wps:cNvSpPr/>
                            <wps:spPr>
                              <a:xfrm>
                                <a:off x="323850" y="1028700"/>
                                <a:ext cx="1247775" cy="342900"/>
                              </a:xfrm>
                              <a:prstGeom prst="rect">
                                <a:avLst/>
                              </a:prstGeom>
                              <a:noFill/>
                              <a:ln>
                                <a:noFill/>
                              </a:ln>
                            </wps:spPr>
                            <wps:txbx>
                              <w:txbxContent>
                                <w:p w14:paraId="4E24175F" w14:textId="77777777" w:rsidR="003C0B2E" w:rsidRDefault="00243B54">
                                  <w:pPr>
                                    <w:ind w:firstLine="0"/>
                                    <w:jc w:val="both"/>
                                    <w:textDirection w:val="btLr"/>
                                  </w:pPr>
                                  <w:r>
                                    <w:rPr>
                                      <w:rFonts w:ascii="Quattrocento Sans" w:hAnsi="Quattrocento Sans"/>
                                      <w:color w:val="000000"/>
                                    </w:rPr>
                                    <w:t>Order ID:</w:t>
                                  </w:r>
                                </w:p>
                              </w:txbxContent>
                            </wps:txbx>
                            <wps:bodyPr spcFirstLastPara="1" wrap="square" lIns="0" tIns="45700" rIns="0" bIns="45700" anchor="ctr" anchorCtr="0">
                              <a:noAutofit/>
                            </wps:bodyPr>
                          </wps:wsp>
                          <wps:wsp>
                            <wps:cNvPr id="908" name="Rectangle 908"/>
                            <wps:cNvSpPr/>
                            <wps:spPr>
                              <a:xfrm>
                                <a:off x="314325" y="1600200"/>
                                <a:ext cx="1247775" cy="342900"/>
                              </a:xfrm>
                              <a:prstGeom prst="rect">
                                <a:avLst/>
                              </a:prstGeom>
                              <a:noFill/>
                              <a:ln>
                                <a:noFill/>
                              </a:ln>
                            </wps:spPr>
                            <wps:txbx>
                              <w:txbxContent>
                                <w:p w14:paraId="3BF58B48" w14:textId="77777777" w:rsidR="003C0B2E" w:rsidRDefault="00243B54">
                                  <w:pPr>
                                    <w:ind w:firstLine="0"/>
                                    <w:jc w:val="both"/>
                                    <w:textDirection w:val="btLr"/>
                                  </w:pPr>
                                  <w:r>
                                    <w:rPr>
                                      <w:rFonts w:ascii="Quattrocento Sans" w:hAnsi="Quattrocento Sans"/>
                                      <w:color w:val="000000"/>
                                    </w:rPr>
                                    <w:t>Member:</w:t>
                                  </w:r>
                                </w:p>
                              </w:txbxContent>
                            </wps:txbx>
                            <wps:bodyPr spcFirstLastPara="1" wrap="square" lIns="0" tIns="45700" rIns="0" bIns="45700" anchor="ctr" anchorCtr="0">
                              <a:noAutofit/>
                            </wps:bodyPr>
                          </wps:wsp>
                          <wps:wsp>
                            <wps:cNvPr id="909" name="Rectangle 909"/>
                            <wps:cNvSpPr/>
                            <wps:spPr>
                              <a:xfrm>
                                <a:off x="323850" y="3895725"/>
                                <a:ext cx="1247775" cy="342900"/>
                              </a:xfrm>
                              <a:prstGeom prst="rect">
                                <a:avLst/>
                              </a:prstGeom>
                              <a:noFill/>
                              <a:ln>
                                <a:noFill/>
                              </a:ln>
                            </wps:spPr>
                            <wps:txbx>
                              <w:txbxContent>
                                <w:p w14:paraId="20825CB7" w14:textId="77777777" w:rsidR="003C0B2E" w:rsidRDefault="00243B54">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910" name="Rectangle 910"/>
                            <wps:cNvSpPr/>
                            <wps:spPr>
                              <a:xfrm>
                                <a:off x="314325" y="3276600"/>
                                <a:ext cx="1247775" cy="342900"/>
                              </a:xfrm>
                              <a:prstGeom prst="rect">
                                <a:avLst/>
                              </a:prstGeom>
                              <a:noFill/>
                              <a:ln>
                                <a:noFill/>
                              </a:ln>
                            </wps:spPr>
                            <wps:txbx>
                              <w:txbxContent>
                                <w:p w14:paraId="4E545953" w14:textId="77777777" w:rsidR="003C0B2E" w:rsidRDefault="00243B54">
                                  <w:pPr>
                                    <w:ind w:firstLine="0"/>
                                    <w:jc w:val="both"/>
                                    <w:textDirection w:val="btLr"/>
                                  </w:pPr>
                                  <w:r>
                                    <w:rPr>
                                      <w:rFonts w:ascii="Quattrocento Sans" w:hAnsi="Quattrocento Sans"/>
                                      <w:color w:val="000000"/>
                                    </w:rPr>
                                    <w:t xml:space="preserve">Destination: </w:t>
                                  </w:r>
                                </w:p>
                              </w:txbxContent>
                            </wps:txbx>
                            <wps:bodyPr spcFirstLastPara="1" wrap="square" lIns="0" tIns="45700" rIns="0" bIns="45700" anchor="ctr" anchorCtr="0">
                              <a:noAutofit/>
                            </wps:bodyPr>
                          </wps:wsp>
                          <wps:wsp>
                            <wps:cNvPr id="911" name="Rectangle 911"/>
                            <wps:cNvSpPr/>
                            <wps:spPr>
                              <a:xfrm>
                                <a:off x="314325" y="2686050"/>
                                <a:ext cx="1247775" cy="342900"/>
                              </a:xfrm>
                              <a:prstGeom prst="rect">
                                <a:avLst/>
                              </a:prstGeom>
                              <a:noFill/>
                              <a:ln>
                                <a:noFill/>
                              </a:ln>
                            </wps:spPr>
                            <wps:txbx>
                              <w:txbxContent>
                                <w:p w14:paraId="50A663A6" w14:textId="77777777" w:rsidR="003C0B2E" w:rsidRDefault="00243B54">
                                  <w:pPr>
                                    <w:ind w:firstLine="0"/>
                                    <w:jc w:val="both"/>
                                    <w:textDirection w:val="btLr"/>
                                  </w:pPr>
                                  <w:r>
                                    <w:rPr>
                                      <w:rFonts w:ascii="Quattrocento Sans" w:hAnsi="Quattrocento Sans"/>
                                      <w:color w:val="000000"/>
                                    </w:rPr>
                                    <w:t xml:space="preserve">Load Capacity: </w:t>
                                  </w:r>
                                </w:p>
                              </w:txbxContent>
                            </wps:txbx>
                            <wps:bodyPr spcFirstLastPara="1" wrap="square" lIns="0" tIns="45700" rIns="0" bIns="45700" anchor="ctr" anchorCtr="0">
                              <a:noAutofit/>
                            </wps:bodyPr>
                          </wps:wsp>
                          <wps:wsp>
                            <wps:cNvPr id="912" name="Rectangle 912"/>
                            <wps:cNvSpPr/>
                            <wps:spPr>
                              <a:xfrm>
                                <a:off x="314325" y="2162175"/>
                                <a:ext cx="1247775" cy="342900"/>
                              </a:xfrm>
                              <a:prstGeom prst="rect">
                                <a:avLst/>
                              </a:prstGeom>
                              <a:noFill/>
                              <a:ln>
                                <a:noFill/>
                              </a:ln>
                            </wps:spPr>
                            <wps:txbx>
                              <w:txbxContent>
                                <w:p w14:paraId="6CB23F97" w14:textId="77777777" w:rsidR="003C0B2E" w:rsidRDefault="00243B54">
                                  <w:pPr>
                                    <w:ind w:firstLine="0"/>
                                    <w:jc w:val="both"/>
                                    <w:textDirection w:val="btLr"/>
                                  </w:pPr>
                                  <w:r>
                                    <w:rPr>
                                      <w:rFonts w:ascii="Quattrocento Sans" w:hAnsi="Quattrocento Sans"/>
                                      <w:color w:val="000000"/>
                                    </w:rPr>
                                    <w:t>Vehicle Model:</w:t>
                                  </w:r>
                                </w:p>
                              </w:txbxContent>
                            </wps:txbx>
                            <wps:bodyPr spcFirstLastPara="1" wrap="square" lIns="0" tIns="45700" rIns="0" bIns="45700" anchor="ctr" anchorCtr="0">
                              <a:noAutofit/>
                            </wps:bodyPr>
                          </wps:wsp>
                          <wps:wsp>
                            <wps:cNvPr id="913" name="Rectangle 913"/>
                            <wps:cNvSpPr/>
                            <wps:spPr>
                              <a:xfrm>
                                <a:off x="1495425" y="438150"/>
                                <a:ext cx="2686050" cy="342900"/>
                              </a:xfrm>
                              <a:prstGeom prst="rect">
                                <a:avLst/>
                              </a:prstGeom>
                              <a:noFill/>
                              <a:ln>
                                <a:noFill/>
                              </a:ln>
                            </wps:spPr>
                            <wps:txbx>
                              <w:txbxContent>
                                <w:p w14:paraId="43E654D3" w14:textId="77777777" w:rsidR="003C0B2E" w:rsidRDefault="00243B54">
                                  <w:pPr>
                                    <w:ind w:firstLine="0"/>
                                    <w:textDirection w:val="btLr"/>
                                  </w:pPr>
                                  <w:r>
                                    <w:rPr>
                                      <w:rFonts w:ascii="Quattrocento Sans" w:hAnsi="Quattrocento Sans"/>
                                      <w:color w:val="000000"/>
                                      <w:u w:val="single"/>
                                    </w:rPr>
                                    <w:t>Transport order recording form</w:t>
                                  </w:r>
                                </w:p>
                                <w:p w14:paraId="7650FB70" w14:textId="77777777" w:rsidR="003C0B2E" w:rsidRDefault="003C0B2E">
                                  <w:pPr>
                                    <w:textDirection w:val="btLr"/>
                                  </w:pPr>
                                </w:p>
                              </w:txbxContent>
                            </wps:txbx>
                            <wps:bodyPr spcFirstLastPara="1" wrap="square" lIns="0" tIns="45700" rIns="0" bIns="45700" anchor="ctr" anchorCtr="0">
                              <a:noAutofit/>
                            </wps:bodyPr>
                          </wps:wsp>
                          <wps:wsp>
                            <wps:cNvPr id="914" name="Rectangle 914"/>
                            <wps:cNvSpPr/>
                            <wps:spPr>
                              <a:xfrm>
                                <a:off x="1647826" y="1028700"/>
                                <a:ext cx="2324100"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0B23739"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15" name="Rectangle 915"/>
                            <wps:cNvSpPr/>
                            <wps:spPr>
                              <a:xfrm>
                                <a:off x="1638300" y="1600200"/>
                                <a:ext cx="22955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358E63"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16" name="Rectangle 916"/>
                            <wps:cNvSpPr/>
                            <wps:spPr>
                              <a:xfrm>
                                <a:off x="1647826" y="3895725"/>
                                <a:ext cx="2266950"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9793F8B"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17" name="Rectangle 917"/>
                            <wps:cNvSpPr/>
                            <wps:spPr>
                              <a:xfrm>
                                <a:off x="1638301" y="3276600"/>
                                <a:ext cx="2276476"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7047F6"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18" name="Rectangle 918"/>
                            <wps:cNvSpPr/>
                            <wps:spPr>
                              <a:xfrm>
                                <a:off x="1638300" y="2686050"/>
                                <a:ext cx="2276477"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2366F56"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19" name="Rectangle 919"/>
                            <wps:cNvSpPr/>
                            <wps:spPr>
                              <a:xfrm>
                                <a:off x="1638300" y="2162175"/>
                                <a:ext cx="22955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DCD15F8"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20" name="Rectangle 920"/>
                            <wps:cNvSpPr/>
                            <wps:spPr>
                              <a:xfrm>
                                <a:off x="885825" y="537210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8823083" w14:textId="77777777" w:rsidR="003C0B2E" w:rsidRDefault="00243B54">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921" name="Rectangle 921"/>
                            <wps:cNvSpPr/>
                            <wps:spPr>
                              <a:xfrm>
                                <a:off x="4019550" y="53816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5121142E" w14:textId="77777777" w:rsidR="003C0B2E" w:rsidRDefault="00243B54">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922" name="Rectangle 922"/>
                            <wps:cNvSpPr/>
                            <wps:spPr>
                              <a:xfrm>
                                <a:off x="3009900" y="537210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10F1014F" w14:textId="77777777" w:rsidR="003C0B2E" w:rsidRDefault="00243B54">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23" name="Rectangle 923"/>
                            <wps:cNvSpPr/>
                            <wps:spPr>
                              <a:xfrm>
                                <a:off x="1971675" y="53530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D4792A7" w14:textId="77777777" w:rsidR="003C0B2E" w:rsidRDefault="00243B54">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s:wsp>
                          <wps:cNvPr id="924" name="Rectangle 924"/>
                          <wps:cNvSpPr/>
                          <wps:spPr>
                            <a:xfrm>
                              <a:off x="4267200" y="1171575"/>
                              <a:ext cx="971550" cy="542925"/>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5F046E10" w14:textId="77777777" w:rsidR="003C0B2E" w:rsidRDefault="00243B54">
                                <w:pPr>
                                  <w:spacing w:line="275" w:lineRule="auto"/>
                                  <w:ind w:firstLine="0"/>
                                  <w:jc w:val="center"/>
                                  <w:textDirection w:val="btLr"/>
                                </w:pPr>
                                <w:r>
                                  <w:rPr>
                                    <w:rFonts w:ascii="Quattrocento Sans" w:hAnsi="Quattrocento Sans"/>
                                    <w:color w:val="FFFFFF"/>
                                  </w:rPr>
                                  <w:t>View order Invoice</w:t>
                                </w:r>
                              </w:p>
                            </w:txbxContent>
                          </wps:txbx>
                          <wps:bodyPr spcFirstLastPara="1" wrap="square" lIns="0" tIns="45700" rIns="0"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5381625" cy="5905500"/>
                <wp:effectExtent b="0" l="0" r="0" t="0"/>
                <wp:wrapNone/>
                <wp:docPr id="781"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5381625" cy="5905500"/>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6362700</wp:posOffset>
                </wp:positionV>
                <wp:extent cx="5381625" cy="12700"/>
                <wp:effectExtent l="0" t="0" r="0" b="0"/>
                <wp:wrapNone/>
                <wp:docPr id="925" name="Rectangle 925"/>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FF96EA8" w14:textId="77777777" w:rsidR="003C0B2E" w:rsidRDefault="00243B54">
                            <w:pPr>
                              <w:spacing w:after="200" w:line="240" w:lineRule="auto"/>
                              <w:textDirection w:val="btLr"/>
                            </w:pPr>
                            <w:r>
                              <w:rPr>
                                <w:rFonts w:ascii="Quattrocento Sans" w:hAnsi="Quattrocento Sans"/>
                                <w:i/>
                                <w:color w:val="44546A"/>
                                <w:sz w:val="18"/>
                              </w:rPr>
                              <w:t>Figure  SEQ Figure \* ARABIC 12: Transport orders recording form</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6362700</wp:posOffset>
                </wp:positionV>
                <wp:extent cx="5381625" cy="12700"/>
                <wp:effectExtent b="0" l="0" r="0" t="0"/>
                <wp:wrapNone/>
                <wp:docPr id="782"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5381625" cy="12700"/>
                        </a:xfrm>
                        <a:prstGeom prst="rect"/>
                        <a:ln/>
                      </pic:spPr>
                    </pic:pic>
                  </a:graphicData>
                </a:graphic>
              </wp:anchor>
            </w:drawing>
          </mc:Fallback>
        </mc:AlternateContent>
      </w:r>
    </w:p>
    <w:p w14:paraId="000001C8" w14:textId="77777777" w:rsidR="003C0B2E" w:rsidRPr="00FA2A5F" w:rsidRDefault="00243B54">
      <w:pPr>
        <w:tabs>
          <w:tab w:val="left" w:pos="1950"/>
        </w:tabs>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79744" behindDoc="0" locked="0" layoutInCell="1" hidden="0" allowOverlap="1">
                <wp:simplePos x="0" y="0"/>
                <wp:positionH relativeFrom="column">
                  <wp:posOffset>342900</wp:posOffset>
                </wp:positionH>
                <wp:positionV relativeFrom="paragraph">
                  <wp:posOffset>4521200</wp:posOffset>
                </wp:positionV>
                <wp:extent cx="1257300" cy="352425"/>
                <wp:effectExtent l="0" t="0" r="0" b="0"/>
                <wp:wrapNone/>
                <wp:docPr id="926" name="Rectangle 926"/>
                <wp:cNvGraphicFramePr/>
                <a:graphic xmlns:a="http://schemas.openxmlformats.org/drawingml/2006/main">
                  <a:graphicData uri="http://schemas.microsoft.com/office/word/2010/wordprocessingShape">
                    <wps:wsp>
                      <wps:cNvSpPr/>
                      <wps:spPr>
                        <a:xfrm>
                          <a:off x="4722113" y="3608550"/>
                          <a:ext cx="1247775" cy="342900"/>
                        </a:xfrm>
                        <a:prstGeom prst="rect">
                          <a:avLst/>
                        </a:prstGeom>
                        <a:noFill/>
                        <a:ln>
                          <a:noFill/>
                        </a:ln>
                      </wps:spPr>
                      <wps:txbx>
                        <w:txbxContent>
                          <w:p w14:paraId="4F452732" w14:textId="77777777" w:rsidR="003C0B2E" w:rsidRDefault="00243B54">
                            <w:pPr>
                              <w:ind w:firstLine="0"/>
                              <w:jc w:val="both"/>
                              <w:textDirection w:val="btLr"/>
                            </w:pPr>
                            <w:r>
                              <w:rPr>
                                <w:rFonts w:ascii="Quattrocento Sans" w:hAnsi="Quattrocento Sans"/>
                                <w:color w:val="000000"/>
                              </w:rPr>
                              <w:t>Date Ordered:</w:t>
                            </w:r>
                          </w:p>
                        </w:txbxContent>
                      </wps:txbx>
                      <wps:bodyPr spcFirstLastPara="1" wrap="square" lIns="0" tIns="45700" rIns="0"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4521200</wp:posOffset>
                </wp:positionV>
                <wp:extent cx="1257300" cy="352425"/>
                <wp:effectExtent b="0" l="0" r="0" t="0"/>
                <wp:wrapNone/>
                <wp:docPr id="772"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1257300" cy="3524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80768" behindDoc="0" locked="0" layoutInCell="1" hidden="0" allowOverlap="1">
                <wp:simplePos x="0" y="0"/>
                <wp:positionH relativeFrom="column">
                  <wp:posOffset>1663700</wp:posOffset>
                </wp:positionH>
                <wp:positionV relativeFrom="paragraph">
                  <wp:posOffset>4521200</wp:posOffset>
                </wp:positionV>
                <wp:extent cx="2251075" cy="355600"/>
                <wp:effectExtent l="0" t="0" r="0" b="0"/>
                <wp:wrapNone/>
                <wp:docPr id="927" name="Rectangle 927"/>
                <wp:cNvGraphicFramePr/>
                <a:graphic xmlns:a="http://schemas.openxmlformats.org/drawingml/2006/main">
                  <a:graphicData uri="http://schemas.microsoft.com/office/word/2010/wordprocessingShape">
                    <wps:wsp>
                      <wps:cNvSpPr/>
                      <wps:spPr>
                        <a:xfrm>
                          <a:off x="4226813" y="3608550"/>
                          <a:ext cx="22383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724EDCA" w14:textId="77777777" w:rsidR="003C0B2E" w:rsidRDefault="003C0B2E">
                            <w:pPr>
                              <w:ind w:firstLine="0"/>
                              <w:jc w:val="both"/>
                              <w:textDirection w:val="btLr"/>
                            </w:pPr>
                          </w:p>
                        </w:txbxContent>
                      </wps:txbx>
                      <wps:bodyPr spcFirstLastPara="1" wrap="square" lIns="0" tIns="45700" rIns="0"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1663700</wp:posOffset>
                </wp:positionH>
                <wp:positionV relativeFrom="paragraph">
                  <wp:posOffset>4521200</wp:posOffset>
                </wp:positionV>
                <wp:extent cx="2251075" cy="355600"/>
                <wp:effectExtent b="0" l="0" r="0" t="0"/>
                <wp:wrapNone/>
                <wp:docPr id="779"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2251075" cy="355600"/>
                        </a:xfrm>
                        <a:prstGeom prst="rect"/>
                        <a:ln/>
                      </pic:spPr>
                    </pic:pic>
                  </a:graphicData>
                </a:graphic>
              </wp:anchor>
            </w:drawing>
          </mc:Fallback>
        </mc:AlternateContent>
      </w:r>
    </w:p>
    <w:p w14:paraId="000001C9" w14:textId="77777777" w:rsidR="003C0B2E" w:rsidRPr="00FA2A5F" w:rsidRDefault="003C0B2E">
      <w:pPr>
        <w:tabs>
          <w:tab w:val="left" w:pos="1950"/>
        </w:tabs>
        <w:rPr>
          <w:rFonts w:ascii="Times New Roman" w:hAnsi="Times New Roman" w:cs="Times New Roman"/>
        </w:rPr>
      </w:pPr>
    </w:p>
    <w:p w14:paraId="000001CA" w14:textId="77777777" w:rsidR="003C0B2E" w:rsidRPr="00FA2A5F" w:rsidRDefault="003C0B2E">
      <w:pPr>
        <w:tabs>
          <w:tab w:val="left" w:pos="1950"/>
        </w:tabs>
        <w:rPr>
          <w:rFonts w:ascii="Times New Roman" w:hAnsi="Times New Roman" w:cs="Times New Roman"/>
        </w:rPr>
      </w:pPr>
    </w:p>
    <w:p w14:paraId="000001CB" w14:textId="77777777" w:rsidR="003C0B2E" w:rsidRPr="00FA2A5F" w:rsidRDefault="003C0B2E">
      <w:pPr>
        <w:tabs>
          <w:tab w:val="left" w:pos="1950"/>
        </w:tabs>
        <w:rPr>
          <w:rFonts w:ascii="Times New Roman" w:hAnsi="Times New Roman" w:cs="Times New Roman"/>
        </w:rPr>
      </w:pPr>
    </w:p>
    <w:p w14:paraId="000001CC" w14:textId="77777777" w:rsidR="003C0B2E" w:rsidRPr="00FA2A5F" w:rsidRDefault="003C0B2E">
      <w:pPr>
        <w:tabs>
          <w:tab w:val="left" w:pos="1950"/>
        </w:tabs>
        <w:rPr>
          <w:rFonts w:ascii="Times New Roman" w:hAnsi="Times New Roman" w:cs="Times New Roman"/>
        </w:rPr>
      </w:pPr>
    </w:p>
    <w:p w14:paraId="000001CD" w14:textId="77777777" w:rsidR="003C0B2E" w:rsidRPr="00FA2A5F" w:rsidRDefault="003C0B2E">
      <w:pPr>
        <w:tabs>
          <w:tab w:val="left" w:pos="1950"/>
        </w:tabs>
        <w:rPr>
          <w:rFonts w:ascii="Times New Roman" w:hAnsi="Times New Roman" w:cs="Times New Roman"/>
        </w:rPr>
      </w:pPr>
    </w:p>
    <w:p w14:paraId="000001CE" w14:textId="77777777" w:rsidR="003C0B2E" w:rsidRPr="00FA2A5F" w:rsidRDefault="003C0B2E">
      <w:pPr>
        <w:tabs>
          <w:tab w:val="left" w:pos="1950"/>
        </w:tabs>
        <w:rPr>
          <w:rFonts w:ascii="Times New Roman" w:hAnsi="Times New Roman" w:cs="Times New Roman"/>
        </w:rPr>
      </w:pPr>
    </w:p>
    <w:p w14:paraId="000001CF" w14:textId="77777777" w:rsidR="003C0B2E" w:rsidRPr="00FA2A5F" w:rsidRDefault="003C0B2E">
      <w:pPr>
        <w:tabs>
          <w:tab w:val="left" w:pos="1950"/>
        </w:tabs>
        <w:rPr>
          <w:rFonts w:ascii="Times New Roman" w:hAnsi="Times New Roman" w:cs="Times New Roman"/>
        </w:rPr>
      </w:pPr>
    </w:p>
    <w:p w14:paraId="000001D0" w14:textId="77777777" w:rsidR="003C0B2E" w:rsidRPr="00FA2A5F" w:rsidRDefault="003C0B2E">
      <w:pPr>
        <w:tabs>
          <w:tab w:val="left" w:pos="1950"/>
        </w:tabs>
        <w:rPr>
          <w:rFonts w:ascii="Times New Roman" w:hAnsi="Times New Roman" w:cs="Times New Roman"/>
        </w:rPr>
      </w:pPr>
    </w:p>
    <w:p w14:paraId="000001D1" w14:textId="77777777" w:rsidR="003C0B2E" w:rsidRPr="00FA2A5F" w:rsidRDefault="003C0B2E">
      <w:pPr>
        <w:tabs>
          <w:tab w:val="left" w:pos="1950"/>
        </w:tabs>
        <w:rPr>
          <w:rFonts w:ascii="Times New Roman" w:hAnsi="Times New Roman" w:cs="Times New Roman"/>
        </w:rPr>
      </w:pPr>
    </w:p>
    <w:p w14:paraId="000001D2" w14:textId="77777777" w:rsidR="003C0B2E" w:rsidRPr="00FA2A5F" w:rsidRDefault="003C0B2E">
      <w:pPr>
        <w:tabs>
          <w:tab w:val="left" w:pos="1950"/>
        </w:tabs>
        <w:rPr>
          <w:rFonts w:ascii="Times New Roman" w:hAnsi="Times New Roman" w:cs="Times New Roman"/>
        </w:rPr>
      </w:pPr>
    </w:p>
    <w:p w14:paraId="000001D3" w14:textId="77777777" w:rsidR="003C0B2E" w:rsidRPr="00FA2A5F" w:rsidRDefault="003C0B2E">
      <w:pPr>
        <w:tabs>
          <w:tab w:val="left" w:pos="1950"/>
        </w:tabs>
        <w:rPr>
          <w:rFonts w:ascii="Times New Roman" w:hAnsi="Times New Roman" w:cs="Times New Roman"/>
        </w:rPr>
      </w:pPr>
    </w:p>
    <w:p w14:paraId="000001D4" w14:textId="77777777" w:rsidR="003C0B2E" w:rsidRPr="00FA2A5F" w:rsidRDefault="003C0B2E">
      <w:pPr>
        <w:tabs>
          <w:tab w:val="left" w:pos="1950"/>
        </w:tabs>
        <w:rPr>
          <w:rFonts w:ascii="Times New Roman" w:hAnsi="Times New Roman" w:cs="Times New Roman"/>
        </w:rPr>
      </w:pPr>
    </w:p>
    <w:p w14:paraId="000001D5" w14:textId="77777777" w:rsidR="003C0B2E" w:rsidRPr="00FA2A5F" w:rsidRDefault="003C0B2E">
      <w:pPr>
        <w:tabs>
          <w:tab w:val="left" w:pos="1950"/>
        </w:tabs>
        <w:rPr>
          <w:rFonts w:ascii="Times New Roman" w:hAnsi="Times New Roman" w:cs="Times New Roman"/>
        </w:rPr>
      </w:pPr>
    </w:p>
    <w:p w14:paraId="000001D6" w14:textId="77777777" w:rsidR="003C0B2E" w:rsidRPr="00FA2A5F" w:rsidRDefault="003C0B2E">
      <w:pPr>
        <w:tabs>
          <w:tab w:val="left" w:pos="1950"/>
        </w:tabs>
        <w:rPr>
          <w:rFonts w:ascii="Times New Roman" w:hAnsi="Times New Roman" w:cs="Times New Roman"/>
        </w:rPr>
      </w:pPr>
    </w:p>
    <w:p w14:paraId="000001D7" w14:textId="77777777" w:rsidR="003C0B2E" w:rsidRPr="00FA2A5F" w:rsidRDefault="003C0B2E">
      <w:pPr>
        <w:tabs>
          <w:tab w:val="left" w:pos="1950"/>
        </w:tabs>
        <w:rPr>
          <w:rFonts w:ascii="Times New Roman" w:hAnsi="Times New Roman" w:cs="Times New Roman"/>
        </w:rPr>
      </w:pPr>
    </w:p>
    <w:p w14:paraId="000001D8"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D9" w14:textId="77777777" w:rsidR="003C0B2E" w:rsidRPr="00FA2A5F" w:rsidRDefault="00243B54">
      <w:pPr>
        <w:pStyle w:val="Heading3"/>
        <w:numPr>
          <w:ilvl w:val="0"/>
          <w:numId w:val="10"/>
        </w:numPr>
        <w:rPr>
          <w:rFonts w:ascii="Times New Roman" w:hAnsi="Times New Roman" w:cs="Times New Roman"/>
        </w:rPr>
      </w:pPr>
      <w:bookmarkStart w:id="46" w:name="_heading=h.2u6wntf" w:colFirst="0" w:colLast="0"/>
      <w:bookmarkEnd w:id="46"/>
      <w:r w:rsidRPr="00FA2A5F">
        <w:rPr>
          <w:rFonts w:ascii="Times New Roman" w:hAnsi="Times New Roman" w:cs="Times New Roman"/>
        </w:rPr>
        <w:lastRenderedPageBreak/>
        <w:t>Driver offenses recording form</w:t>
      </w:r>
    </w:p>
    <w:p w14:paraId="000001DA" w14:textId="77777777" w:rsidR="003C0B2E" w:rsidRPr="00FA2A5F" w:rsidRDefault="00243B54">
      <w:pPr>
        <w:tabs>
          <w:tab w:val="left" w:pos="1950"/>
        </w:tabs>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0</wp:posOffset>
                </wp:positionV>
                <wp:extent cx="5381625" cy="4543425"/>
                <wp:effectExtent l="0" t="0" r="0" b="0"/>
                <wp:wrapNone/>
                <wp:docPr id="928" name="Group 928"/>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929" name="Group 929"/>
                        <wpg:cNvGrpSpPr/>
                        <wpg:grpSpPr>
                          <a:xfrm>
                            <a:off x="2655188" y="1508288"/>
                            <a:ext cx="5381625" cy="4543425"/>
                            <a:chOff x="0" y="0"/>
                            <a:chExt cx="5381625" cy="4543425"/>
                          </a:xfrm>
                        </wpg:grpSpPr>
                        <wps:wsp>
                          <wps:cNvPr id="930" name="Rectangle 930"/>
                          <wps:cNvSpPr/>
                          <wps:spPr>
                            <a:xfrm>
                              <a:off x="0" y="0"/>
                              <a:ext cx="5381625" cy="4543425"/>
                            </a:xfrm>
                            <a:prstGeom prst="rect">
                              <a:avLst/>
                            </a:prstGeom>
                            <a:noFill/>
                            <a:ln>
                              <a:noFill/>
                            </a:ln>
                          </wps:spPr>
                          <wps:txbx>
                            <w:txbxContent>
                              <w:p w14:paraId="7EB3CA31"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31" name="Rectangle 931"/>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27F815E"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32" name="Rectangle 932"/>
                          <wps:cNvSpPr/>
                          <wps:spPr>
                            <a:xfrm>
                              <a:off x="323850" y="1028700"/>
                              <a:ext cx="1247775" cy="342900"/>
                            </a:xfrm>
                            <a:prstGeom prst="rect">
                              <a:avLst/>
                            </a:prstGeom>
                            <a:noFill/>
                            <a:ln>
                              <a:noFill/>
                            </a:ln>
                          </wps:spPr>
                          <wps:txbx>
                            <w:txbxContent>
                              <w:p w14:paraId="504B7BB5" w14:textId="77777777" w:rsidR="003C0B2E" w:rsidRDefault="00243B54">
                                <w:pPr>
                                  <w:ind w:firstLine="0"/>
                                  <w:jc w:val="both"/>
                                  <w:textDirection w:val="btLr"/>
                                </w:pPr>
                                <w:r>
                                  <w:rPr>
                                    <w:rFonts w:ascii="Quattrocento Sans" w:hAnsi="Quattrocento Sans"/>
                                    <w:color w:val="000000"/>
                                  </w:rPr>
                                  <w:t>Offense ID:</w:t>
                                </w:r>
                              </w:p>
                            </w:txbxContent>
                          </wps:txbx>
                          <wps:bodyPr spcFirstLastPara="1" wrap="square" lIns="0" tIns="45700" rIns="0" bIns="45700" anchor="ctr" anchorCtr="0">
                            <a:noAutofit/>
                          </wps:bodyPr>
                        </wps:wsp>
                        <wps:wsp>
                          <wps:cNvPr id="933" name="Rectangle 933"/>
                          <wps:cNvSpPr/>
                          <wps:spPr>
                            <a:xfrm>
                              <a:off x="314325" y="1600200"/>
                              <a:ext cx="1247775" cy="342900"/>
                            </a:xfrm>
                            <a:prstGeom prst="rect">
                              <a:avLst/>
                            </a:prstGeom>
                            <a:noFill/>
                            <a:ln>
                              <a:noFill/>
                            </a:ln>
                          </wps:spPr>
                          <wps:txbx>
                            <w:txbxContent>
                              <w:p w14:paraId="46570730" w14:textId="77777777" w:rsidR="003C0B2E" w:rsidRDefault="00243B54">
                                <w:pPr>
                                  <w:ind w:firstLine="0"/>
                                  <w:jc w:val="both"/>
                                  <w:textDirection w:val="btLr"/>
                                </w:pPr>
                                <w:r>
                                  <w:rPr>
                                    <w:rFonts w:ascii="Quattrocento Sans" w:hAnsi="Quattrocento Sans"/>
                                    <w:color w:val="000000"/>
                                  </w:rPr>
                                  <w:t>Driver:</w:t>
                                </w:r>
                              </w:p>
                            </w:txbxContent>
                          </wps:txbx>
                          <wps:bodyPr spcFirstLastPara="1" wrap="square" lIns="0" tIns="45700" rIns="0" bIns="45700" anchor="ctr" anchorCtr="0">
                            <a:noAutofit/>
                          </wps:bodyPr>
                        </wps:wsp>
                        <wps:wsp>
                          <wps:cNvPr id="934" name="Rectangle 934"/>
                          <wps:cNvSpPr/>
                          <wps:spPr>
                            <a:xfrm>
                              <a:off x="314325" y="3276600"/>
                              <a:ext cx="1247775" cy="342900"/>
                            </a:xfrm>
                            <a:prstGeom prst="rect">
                              <a:avLst/>
                            </a:prstGeom>
                            <a:noFill/>
                            <a:ln>
                              <a:noFill/>
                            </a:ln>
                          </wps:spPr>
                          <wps:txbx>
                            <w:txbxContent>
                              <w:p w14:paraId="7FD260BB" w14:textId="77777777" w:rsidR="003C0B2E" w:rsidRDefault="00243B54">
                                <w:pPr>
                                  <w:ind w:firstLine="0"/>
                                  <w:jc w:val="both"/>
                                  <w:textDirection w:val="btLr"/>
                                </w:pPr>
                                <w:r>
                                  <w:rPr>
                                    <w:rFonts w:ascii="Quattrocento Sans" w:hAnsi="Quattrocento Sans"/>
                                    <w:color w:val="000000"/>
                                  </w:rPr>
                                  <w:t xml:space="preserve">Penalty: </w:t>
                                </w:r>
                              </w:p>
                            </w:txbxContent>
                          </wps:txbx>
                          <wps:bodyPr spcFirstLastPara="1" wrap="square" lIns="0" tIns="45700" rIns="0" bIns="45700" anchor="ctr" anchorCtr="0">
                            <a:noAutofit/>
                          </wps:bodyPr>
                        </wps:wsp>
                        <wps:wsp>
                          <wps:cNvPr id="935" name="Rectangle 935"/>
                          <wps:cNvSpPr/>
                          <wps:spPr>
                            <a:xfrm>
                              <a:off x="314325" y="2686050"/>
                              <a:ext cx="1247775" cy="342900"/>
                            </a:xfrm>
                            <a:prstGeom prst="rect">
                              <a:avLst/>
                            </a:prstGeom>
                            <a:noFill/>
                            <a:ln>
                              <a:noFill/>
                            </a:ln>
                          </wps:spPr>
                          <wps:txbx>
                            <w:txbxContent>
                              <w:p w14:paraId="6C9367EF" w14:textId="77777777" w:rsidR="003C0B2E" w:rsidRDefault="00243B54">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936" name="Rectangle 936"/>
                          <wps:cNvSpPr/>
                          <wps:spPr>
                            <a:xfrm>
                              <a:off x="314325" y="2162175"/>
                              <a:ext cx="1247775" cy="342900"/>
                            </a:xfrm>
                            <a:prstGeom prst="rect">
                              <a:avLst/>
                            </a:prstGeom>
                            <a:noFill/>
                            <a:ln>
                              <a:noFill/>
                            </a:ln>
                          </wps:spPr>
                          <wps:txbx>
                            <w:txbxContent>
                              <w:p w14:paraId="5B837129" w14:textId="77777777" w:rsidR="003C0B2E" w:rsidRDefault="00243B54">
                                <w:pPr>
                                  <w:ind w:firstLine="0"/>
                                  <w:jc w:val="both"/>
                                  <w:textDirection w:val="btLr"/>
                                </w:pPr>
                                <w:r>
                                  <w:rPr>
                                    <w:rFonts w:ascii="Quattrocento Sans" w:hAnsi="Quattrocento Sans"/>
                                    <w:color w:val="000000"/>
                                  </w:rPr>
                                  <w:t>Date Recorded:</w:t>
                                </w:r>
                              </w:p>
                            </w:txbxContent>
                          </wps:txbx>
                          <wps:bodyPr spcFirstLastPara="1" wrap="square" lIns="0" tIns="45700" rIns="0" bIns="45700" anchor="ctr" anchorCtr="0">
                            <a:noAutofit/>
                          </wps:bodyPr>
                        </wps:wsp>
                        <wps:wsp>
                          <wps:cNvPr id="937" name="Rectangle 937"/>
                          <wps:cNvSpPr/>
                          <wps:spPr>
                            <a:xfrm>
                              <a:off x="1495425" y="438150"/>
                              <a:ext cx="2686050" cy="342900"/>
                            </a:xfrm>
                            <a:prstGeom prst="rect">
                              <a:avLst/>
                            </a:prstGeom>
                            <a:noFill/>
                            <a:ln>
                              <a:noFill/>
                            </a:ln>
                          </wps:spPr>
                          <wps:txbx>
                            <w:txbxContent>
                              <w:p w14:paraId="6700C180" w14:textId="77777777" w:rsidR="003C0B2E" w:rsidRDefault="00243B54">
                                <w:pPr>
                                  <w:ind w:firstLine="0"/>
                                  <w:textDirection w:val="btLr"/>
                                </w:pPr>
                                <w:r>
                                  <w:rPr>
                                    <w:rFonts w:ascii="Quattrocento Sans" w:hAnsi="Quattrocento Sans"/>
                                    <w:color w:val="000000"/>
                                    <w:u w:val="single"/>
                                  </w:rPr>
                                  <w:t>Driver Offenses Recording Form</w:t>
                                </w:r>
                              </w:p>
                              <w:p w14:paraId="230C353A" w14:textId="77777777" w:rsidR="003C0B2E" w:rsidRDefault="003C0B2E">
                                <w:pPr>
                                  <w:textDirection w:val="btLr"/>
                                </w:pPr>
                              </w:p>
                            </w:txbxContent>
                          </wps:txbx>
                          <wps:bodyPr spcFirstLastPara="1" wrap="square" lIns="0" tIns="45700" rIns="0" bIns="45700" anchor="ctr" anchorCtr="0">
                            <a:noAutofit/>
                          </wps:bodyPr>
                        </wps:wsp>
                        <wps:wsp>
                          <wps:cNvPr id="938" name="Rectangle 938"/>
                          <wps:cNvSpPr/>
                          <wps:spPr>
                            <a:xfrm>
                              <a:off x="1647825" y="10287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87D594A"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39" name="Rectangle 939"/>
                          <wps:cNvSpPr/>
                          <wps:spPr>
                            <a:xfrm>
                              <a:off x="1638300" y="16002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DBB7E7D"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40" name="Rectangle 940"/>
                          <wps:cNvSpPr/>
                          <wps:spPr>
                            <a:xfrm>
                              <a:off x="1638300" y="32766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E3A8CF2"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41" name="Rectangle 941"/>
                          <wps:cNvSpPr/>
                          <wps:spPr>
                            <a:xfrm>
                              <a:off x="1638300" y="268605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DB61B7E"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42" name="Rectangle 942"/>
                          <wps:cNvSpPr/>
                          <wps:spPr>
                            <a:xfrm>
                              <a:off x="1638300" y="2162175"/>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D126391" w14:textId="77777777" w:rsidR="003C0B2E" w:rsidRDefault="003C0B2E">
                                <w:pPr>
                                  <w:ind w:firstLine="0"/>
                                  <w:jc w:val="both"/>
                                  <w:textDirection w:val="btLr"/>
                                </w:pPr>
                              </w:p>
                            </w:txbxContent>
                          </wps:txbx>
                          <wps:bodyPr spcFirstLastPara="1" wrap="square" lIns="0" tIns="45700" rIns="0" bIns="45700" anchor="ctr" anchorCtr="0">
                            <a:noAutofit/>
                          </wps:bodyPr>
                        </wps:wsp>
                        <wps:wsp>
                          <wps:cNvPr id="943" name="Rectangle 943"/>
                          <wps:cNvSpPr/>
                          <wps:spPr>
                            <a:xfrm>
                              <a:off x="866775"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954C887" w14:textId="77777777" w:rsidR="003C0B2E" w:rsidRDefault="00243B54">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944" name="Rectangle 944"/>
                          <wps:cNvSpPr/>
                          <wps:spPr>
                            <a:xfrm>
                              <a:off x="4000500" y="39433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F43586D" w14:textId="77777777" w:rsidR="003C0B2E" w:rsidRDefault="00243B54">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945" name="Rectangle 945"/>
                          <wps:cNvSpPr/>
                          <wps:spPr>
                            <a:xfrm>
                              <a:off x="2990850"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22E134D" w14:textId="77777777" w:rsidR="003C0B2E" w:rsidRDefault="00243B54">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46" name="Rectangle 946"/>
                          <wps:cNvSpPr/>
                          <wps:spPr>
                            <a:xfrm>
                              <a:off x="1952625" y="39147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E5F72B7" w14:textId="77777777" w:rsidR="003C0B2E" w:rsidRDefault="00243B54">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81625" cy="4543425"/>
                <wp:effectExtent b="0" l="0" r="0" t="0"/>
                <wp:wrapNone/>
                <wp:docPr id="786" name="image23.png"/>
                <a:graphic>
                  <a:graphicData uri="http://schemas.openxmlformats.org/drawingml/2006/picture">
                    <pic:pic>
                      <pic:nvPicPr>
                        <pic:cNvPr id="0" name="image23.png"/>
                        <pic:cNvPicPr preferRelativeResize="0"/>
                      </pic:nvPicPr>
                      <pic:blipFill>
                        <a:blip r:embed="rId41"/>
                        <a:srcRect/>
                        <a:stretch>
                          <a:fillRect/>
                        </a:stretch>
                      </pic:blipFill>
                      <pic:spPr>
                        <a:xfrm>
                          <a:off x="0" y="0"/>
                          <a:ext cx="5381625" cy="45434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4584700</wp:posOffset>
                </wp:positionV>
                <wp:extent cx="5381625" cy="12700"/>
                <wp:effectExtent l="0" t="0" r="0" b="0"/>
                <wp:wrapNone/>
                <wp:docPr id="947" name="Rectangle 947"/>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C47DC4B" w14:textId="77777777" w:rsidR="003C0B2E" w:rsidRDefault="00243B54">
                            <w:pPr>
                              <w:spacing w:after="200" w:line="240" w:lineRule="auto"/>
                              <w:textDirection w:val="btLr"/>
                            </w:pPr>
                            <w:r>
                              <w:rPr>
                                <w:rFonts w:ascii="Quattrocento Sans" w:hAnsi="Quattrocento Sans"/>
                                <w:i/>
                                <w:color w:val="44546A"/>
                                <w:sz w:val="18"/>
                              </w:rPr>
                              <w:t>Figure  SEQ Figure \* ARABIC 13: Driver offenses recording form</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4584700</wp:posOffset>
                </wp:positionV>
                <wp:extent cx="5381625" cy="12700"/>
                <wp:effectExtent b="0" l="0" r="0" t="0"/>
                <wp:wrapNone/>
                <wp:docPr id="769"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5381625" cy="12700"/>
                        </a:xfrm>
                        <a:prstGeom prst="rect"/>
                        <a:ln/>
                      </pic:spPr>
                    </pic:pic>
                  </a:graphicData>
                </a:graphic>
              </wp:anchor>
            </w:drawing>
          </mc:Fallback>
        </mc:AlternateContent>
      </w:r>
    </w:p>
    <w:p w14:paraId="000001DB" w14:textId="77777777" w:rsidR="003C0B2E" w:rsidRPr="00FA2A5F" w:rsidRDefault="003C0B2E">
      <w:pPr>
        <w:tabs>
          <w:tab w:val="left" w:pos="1950"/>
        </w:tabs>
        <w:rPr>
          <w:rFonts w:ascii="Times New Roman" w:hAnsi="Times New Roman" w:cs="Times New Roman"/>
        </w:rPr>
      </w:pPr>
    </w:p>
    <w:p w14:paraId="000001DC" w14:textId="77777777" w:rsidR="003C0B2E" w:rsidRPr="00FA2A5F" w:rsidRDefault="003C0B2E">
      <w:pPr>
        <w:tabs>
          <w:tab w:val="left" w:pos="1950"/>
        </w:tabs>
        <w:rPr>
          <w:rFonts w:ascii="Times New Roman" w:hAnsi="Times New Roman" w:cs="Times New Roman"/>
        </w:rPr>
      </w:pPr>
    </w:p>
    <w:p w14:paraId="000001DD" w14:textId="77777777" w:rsidR="003C0B2E" w:rsidRPr="00FA2A5F" w:rsidRDefault="003C0B2E">
      <w:pPr>
        <w:tabs>
          <w:tab w:val="left" w:pos="1950"/>
        </w:tabs>
        <w:rPr>
          <w:rFonts w:ascii="Times New Roman" w:hAnsi="Times New Roman" w:cs="Times New Roman"/>
        </w:rPr>
      </w:pPr>
    </w:p>
    <w:p w14:paraId="000001DE" w14:textId="77777777" w:rsidR="003C0B2E" w:rsidRPr="00FA2A5F" w:rsidRDefault="003C0B2E">
      <w:pPr>
        <w:tabs>
          <w:tab w:val="left" w:pos="1950"/>
        </w:tabs>
        <w:rPr>
          <w:rFonts w:ascii="Times New Roman" w:hAnsi="Times New Roman" w:cs="Times New Roman"/>
        </w:rPr>
      </w:pPr>
    </w:p>
    <w:p w14:paraId="000001DF" w14:textId="77777777" w:rsidR="003C0B2E" w:rsidRPr="00FA2A5F" w:rsidRDefault="003C0B2E">
      <w:pPr>
        <w:tabs>
          <w:tab w:val="left" w:pos="1950"/>
        </w:tabs>
        <w:rPr>
          <w:rFonts w:ascii="Times New Roman" w:hAnsi="Times New Roman" w:cs="Times New Roman"/>
        </w:rPr>
      </w:pPr>
    </w:p>
    <w:p w14:paraId="000001E0" w14:textId="77777777" w:rsidR="003C0B2E" w:rsidRPr="00FA2A5F" w:rsidRDefault="003C0B2E">
      <w:pPr>
        <w:tabs>
          <w:tab w:val="left" w:pos="1950"/>
        </w:tabs>
        <w:rPr>
          <w:rFonts w:ascii="Times New Roman" w:hAnsi="Times New Roman" w:cs="Times New Roman"/>
        </w:rPr>
      </w:pPr>
    </w:p>
    <w:p w14:paraId="000001E1" w14:textId="77777777" w:rsidR="003C0B2E" w:rsidRPr="00FA2A5F" w:rsidRDefault="003C0B2E">
      <w:pPr>
        <w:tabs>
          <w:tab w:val="left" w:pos="1950"/>
        </w:tabs>
        <w:rPr>
          <w:rFonts w:ascii="Times New Roman" w:hAnsi="Times New Roman" w:cs="Times New Roman"/>
        </w:rPr>
      </w:pPr>
    </w:p>
    <w:p w14:paraId="000001E2" w14:textId="77777777" w:rsidR="003C0B2E" w:rsidRPr="00FA2A5F" w:rsidRDefault="003C0B2E">
      <w:pPr>
        <w:tabs>
          <w:tab w:val="left" w:pos="1950"/>
        </w:tabs>
        <w:rPr>
          <w:rFonts w:ascii="Times New Roman" w:hAnsi="Times New Roman" w:cs="Times New Roman"/>
        </w:rPr>
      </w:pPr>
    </w:p>
    <w:p w14:paraId="000001E3" w14:textId="77777777" w:rsidR="003C0B2E" w:rsidRPr="00FA2A5F" w:rsidRDefault="003C0B2E">
      <w:pPr>
        <w:tabs>
          <w:tab w:val="left" w:pos="1950"/>
        </w:tabs>
        <w:rPr>
          <w:rFonts w:ascii="Times New Roman" w:hAnsi="Times New Roman" w:cs="Times New Roman"/>
        </w:rPr>
      </w:pPr>
    </w:p>
    <w:p w14:paraId="000001E4" w14:textId="77777777" w:rsidR="003C0B2E" w:rsidRPr="00FA2A5F" w:rsidRDefault="003C0B2E">
      <w:pPr>
        <w:tabs>
          <w:tab w:val="left" w:pos="1950"/>
        </w:tabs>
        <w:rPr>
          <w:rFonts w:ascii="Times New Roman" w:hAnsi="Times New Roman" w:cs="Times New Roman"/>
        </w:rPr>
      </w:pPr>
    </w:p>
    <w:p w14:paraId="000001E5" w14:textId="77777777" w:rsidR="003C0B2E" w:rsidRPr="00FA2A5F" w:rsidRDefault="003C0B2E">
      <w:pPr>
        <w:tabs>
          <w:tab w:val="left" w:pos="1950"/>
        </w:tabs>
        <w:rPr>
          <w:rFonts w:ascii="Times New Roman" w:hAnsi="Times New Roman" w:cs="Times New Roman"/>
        </w:rPr>
      </w:pPr>
    </w:p>
    <w:p w14:paraId="000001E6"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E7" w14:textId="77777777" w:rsidR="003C0B2E" w:rsidRPr="00FA2A5F" w:rsidRDefault="00243B54">
      <w:pPr>
        <w:pStyle w:val="Heading2"/>
        <w:rPr>
          <w:rFonts w:ascii="Times New Roman" w:hAnsi="Times New Roman" w:cs="Times New Roman"/>
        </w:rPr>
      </w:pPr>
      <w:bookmarkStart w:id="47" w:name="_heading=h.19c6y18" w:colFirst="0" w:colLast="0"/>
      <w:bookmarkEnd w:id="47"/>
      <w:r w:rsidRPr="00FA2A5F">
        <w:rPr>
          <w:rFonts w:ascii="Times New Roman" w:hAnsi="Times New Roman" w:cs="Times New Roman"/>
        </w:rPr>
        <w:lastRenderedPageBreak/>
        <w:t>Output Design</w:t>
      </w:r>
    </w:p>
    <w:p w14:paraId="000001E8" w14:textId="77777777" w:rsidR="003C0B2E" w:rsidRPr="00FA2A5F" w:rsidRDefault="00243B54">
      <w:pPr>
        <w:pStyle w:val="Heading3"/>
        <w:numPr>
          <w:ilvl w:val="0"/>
          <w:numId w:val="11"/>
        </w:numPr>
        <w:rPr>
          <w:rFonts w:ascii="Times New Roman" w:hAnsi="Times New Roman" w:cs="Times New Roman"/>
        </w:rPr>
      </w:pPr>
      <w:bookmarkStart w:id="48" w:name="_heading=h.3tbugp1" w:colFirst="0" w:colLast="0"/>
      <w:bookmarkEnd w:id="48"/>
      <w:r w:rsidRPr="00FA2A5F">
        <w:rPr>
          <w:rFonts w:ascii="Times New Roman" w:hAnsi="Times New Roman" w:cs="Times New Roman"/>
        </w:rPr>
        <w:t>Company expenses report</w:t>
      </w:r>
      <w:r w:rsidRPr="00FA2A5F">
        <w:rPr>
          <w:rFonts w:ascii="Times New Roman" w:hAnsi="Times New Roman" w:cs="Times New Roman"/>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317500</wp:posOffset>
                </wp:positionV>
                <wp:extent cx="5381625" cy="4543425"/>
                <wp:effectExtent l="0" t="0" r="0" b="0"/>
                <wp:wrapNone/>
                <wp:docPr id="948" name="Group 948"/>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949" name="Group 949"/>
                        <wpg:cNvGrpSpPr/>
                        <wpg:grpSpPr>
                          <a:xfrm>
                            <a:off x="2655188" y="1508288"/>
                            <a:ext cx="5381625" cy="4543425"/>
                            <a:chOff x="0" y="0"/>
                            <a:chExt cx="5381625" cy="4543425"/>
                          </a:xfrm>
                        </wpg:grpSpPr>
                        <wps:wsp>
                          <wps:cNvPr id="950" name="Rectangle 950"/>
                          <wps:cNvSpPr/>
                          <wps:spPr>
                            <a:xfrm>
                              <a:off x="0" y="0"/>
                              <a:ext cx="5381625" cy="4543425"/>
                            </a:xfrm>
                            <a:prstGeom prst="rect">
                              <a:avLst/>
                            </a:prstGeom>
                            <a:noFill/>
                            <a:ln>
                              <a:noFill/>
                            </a:ln>
                          </wps:spPr>
                          <wps:txbx>
                            <w:txbxContent>
                              <w:p w14:paraId="0A5C1B53"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51" name="Rectangle 951"/>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AF4622C"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52" name="Rectangle 952"/>
                          <wps:cNvSpPr/>
                          <wps:spPr>
                            <a:xfrm>
                              <a:off x="323850" y="1028700"/>
                              <a:ext cx="1247775" cy="342900"/>
                            </a:xfrm>
                            <a:prstGeom prst="rect">
                              <a:avLst/>
                            </a:prstGeom>
                            <a:noFill/>
                            <a:ln>
                              <a:noFill/>
                            </a:ln>
                          </wps:spPr>
                          <wps:txbx>
                            <w:txbxContent>
                              <w:p w14:paraId="53FA72B8" w14:textId="77777777" w:rsidR="003C0B2E" w:rsidRDefault="00243B54">
                                <w:pPr>
                                  <w:ind w:firstLine="0"/>
                                  <w:jc w:val="both"/>
                                  <w:textDirection w:val="btLr"/>
                                </w:pPr>
                                <w:r>
                                  <w:rPr>
                                    <w:rFonts w:ascii="Quattrocento Sans" w:hAnsi="Quattrocento Sans"/>
                                    <w:color w:val="000000"/>
                                  </w:rPr>
                                  <w:t>Drivers Salary:</w:t>
                                </w:r>
                              </w:p>
                            </w:txbxContent>
                          </wps:txbx>
                          <wps:bodyPr spcFirstLastPara="1" wrap="square" lIns="0" tIns="45700" rIns="0" bIns="45700" anchor="ctr" anchorCtr="0">
                            <a:noAutofit/>
                          </wps:bodyPr>
                        </wps:wsp>
                        <wps:wsp>
                          <wps:cNvPr id="953" name="Rectangle 953"/>
                          <wps:cNvSpPr/>
                          <wps:spPr>
                            <a:xfrm>
                              <a:off x="314325" y="1600200"/>
                              <a:ext cx="1247775" cy="342900"/>
                            </a:xfrm>
                            <a:prstGeom prst="rect">
                              <a:avLst/>
                            </a:prstGeom>
                            <a:noFill/>
                            <a:ln>
                              <a:noFill/>
                            </a:ln>
                          </wps:spPr>
                          <wps:txbx>
                            <w:txbxContent>
                              <w:p w14:paraId="339AB92B" w14:textId="77777777" w:rsidR="003C0B2E" w:rsidRDefault="00243B54">
                                <w:pPr>
                                  <w:ind w:firstLine="0"/>
                                  <w:jc w:val="both"/>
                                  <w:textDirection w:val="btLr"/>
                                </w:pPr>
                                <w:r>
                                  <w:rPr>
                                    <w:rFonts w:ascii="Quattrocento Sans" w:hAnsi="Quattrocento Sans"/>
                                    <w:color w:val="000000"/>
                                  </w:rPr>
                                  <w:t xml:space="preserve">Loaders Salary: </w:t>
                                </w:r>
                              </w:p>
                            </w:txbxContent>
                          </wps:txbx>
                          <wps:bodyPr spcFirstLastPara="1" wrap="square" lIns="0" tIns="45700" rIns="0" bIns="45700" anchor="ctr" anchorCtr="0">
                            <a:noAutofit/>
                          </wps:bodyPr>
                        </wps:wsp>
                        <wps:wsp>
                          <wps:cNvPr id="954" name="Rectangle 954"/>
                          <wps:cNvSpPr/>
                          <wps:spPr>
                            <a:xfrm>
                              <a:off x="314325" y="3276600"/>
                              <a:ext cx="1247775" cy="342900"/>
                            </a:xfrm>
                            <a:prstGeom prst="rect">
                              <a:avLst/>
                            </a:prstGeom>
                            <a:noFill/>
                            <a:ln>
                              <a:noFill/>
                            </a:ln>
                          </wps:spPr>
                          <wps:txbx>
                            <w:txbxContent>
                              <w:p w14:paraId="32067BED" w14:textId="77777777" w:rsidR="003C0B2E" w:rsidRDefault="00243B54">
                                <w:pPr>
                                  <w:ind w:firstLine="0"/>
                                  <w:jc w:val="both"/>
                                  <w:textDirection w:val="btLr"/>
                                </w:pPr>
                                <w:r>
                                  <w:rPr>
                                    <w:rFonts w:ascii="Quattrocento Sans" w:hAnsi="Quattrocento Sans"/>
                                    <w:color w:val="000000"/>
                                  </w:rPr>
                                  <w:t xml:space="preserve">Total: </w:t>
                                </w:r>
                              </w:p>
                            </w:txbxContent>
                          </wps:txbx>
                          <wps:bodyPr spcFirstLastPara="1" wrap="square" lIns="0" tIns="45700" rIns="0" bIns="45700" anchor="ctr" anchorCtr="0">
                            <a:noAutofit/>
                          </wps:bodyPr>
                        </wps:wsp>
                        <wps:wsp>
                          <wps:cNvPr id="955" name="Rectangle 955"/>
                          <wps:cNvSpPr/>
                          <wps:spPr>
                            <a:xfrm>
                              <a:off x="314325" y="2686050"/>
                              <a:ext cx="1247775" cy="342900"/>
                            </a:xfrm>
                            <a:prstGeom prst="rect">
                              <a:avLst/>
                            </a:prstGeom>
                            <a:noFill/>
                            <a:ln>
                              <a:noFill/>
                            </a:ln>
                          </wps:spPr>
                          <wps:txbx>
                            <w:txbxContent>
                              <w:p w14:paraId="4B585648" w14:textId="77777777" w:rsidR="003C0B2E" w:rsidRDefault="00243B54">
                                <w:pPr>
                                  <w:ind w:firstLine="0"/>
                                  <w:jc w:val="both"/>
                                  <w:textDirection w:val="btLr"/>
                                </w:pPr>
                                <w:r>
                                  <w:rPr>
                                    <w:rFonts w:ascii="Quattrocento Sans" w:hAnsi="Quattrocento Sans"/>
                                    <w:color w:val="000000"/>
                                  </w:rPr>
                                  <w:t>Tax:</w:t>
                                </w:r>
                              </w:p>
                            </w:txbxContent>
                          </wps:txbx>
                          <wps:bodyPr spcFirstLastPara="1" wrap="square" lIns="0" tIns="45700" rIns="0" bIns="45700" anchor="ctr" anchorCtr="0">
                            <a:noAutofit/>
                          </wps:bodyPr>
                        </wps:wsp>
                        <wps:wsp>
                          <wps:cNvPr id="956" name="Rectangle 956"/>
                          <wps:cNvSpPr/>
                          <wps:spPr>
                            <a:xfrm>
                              <a:off x="314325" y="2162175"/>
                              <a:ext cx="2314575" cy="342900"/>
                            </a:xfrm>
                            <a:prstGeom prst="rect">
                              <a:avLst/>
                            </a:prstGeom>
                            <a:noFill/>
                            <a:ln>
                              <a:noFill/>
                            </a:ln>
                          </wps:spPr>
                          <wps:txbx>
                            <w:txbxContent>
                              <w:p w14:paraId="3FD478F6" w14:textId="77777777" w:rsidR="003C0B2E" w:rsidRDefault="00243B54">
                                <w:pPr>
                                  <w:ind w:firstLine="0"/>
                                  <w:jc w:val="both"/>
                                  <w:textDirection w:val="btLr"/>
                                </w:pPr>
                                <w:r>
                                  <w:rPr>
                                    <w:rFonts w:ascii="Quattrocento Sans" w:hAnsi="Quattrocento Sans"/>
                                    <w:color w:val="000000"/>
                                  </w:rPr>
                                  <w:t xml:space="preserve">Vehicle Maintenance: </w:t>
                                </w:r>
                              </w:p>
                            </w:txbxContent>
                          </wps:txbx>
                          <wps:bodyPr spcFirstLastPara="1" wrap="square" lIns="0" tIns="45700" rIns="0" bIns="45700" anchor="ctr" anchorCtr="0">
                            <a:noAutofit/>
                          </wps:bodyPr>
                        </wps:wsp>
                        <wps:wsp>
                          <wps:cNvPr id="957" name="Rectangle 957"/>
                          <wps:cNvSpPr/>
                          <wps:spPr>
                            <a:xfrm>
                              <a:off x="923925" y="438150"/>
                              <a:ext cx="3352800" cy="342900"/>
                            </a:xfrm>
                            <a:prstGeom prst="rect">
                              <a:avLst/>
                            </a:prstGeom>
                            <a:noFill/>
                            <a:ln>
                              <a:noFill/>
                            </a:ln>
                          </wps:spPr>
                          <wps:txbx>
                            <w:txbxContent>
                              <w:p w14:paraId="66040AB4" w14:textId="77777777" w:rsidR="003C0B2E" w:rsidRDefault="00243B54">
                                <w:pPr>
                                  <w:ind w:firstLine="0"/>
                                  <w:textDirection w:val="btLr"/>
                                </w:pPr>
                                <w:r>
                                  <w:rPr>
                                    <w:rFonts w:ascii="Quattrocento Sans" w:hAnsi="Quattrocento Sans"/>
                                    <w:color w:val="000000"/>
                                    <w:u w:val="single"/>
                                  </w:rPr>
                                  <w:t>Movers Transport Company Expenses Report</w:t>
                                </w:r>
                              </w:p>
                              <w:p w14:paraId="441B8F3B" w14:textId="77777777" w:rsidR="003C0B2E" w:rsidRDefault="003C0B2E">
                                <w:pPr>
                                  <w:textDirection w:val="btLr"/>
                                </w:pPr>
                              </w:p>
                            </w:txbxContent>
                          </wps:txbx>
                          <wps:bodyPr spcFirstLastPara="1" wrap="square" lIns="0" tIns="45700" rIns="0" bIns="45700" anchor="ctr" anchorCtr="0">
                            <a:noAutofit/>
                          </wps:bodyPr>
                        </wps:wsp>
                        <wps:wsp>
                          <wps:cNvPr id="958" name="Rectangle 958"/>
                          <wps:cNvSpPr/>
                          <wps:spPr>
                            <a:xfrm>
                              <a:off x="1828800" y="1047750"/>
                              <a:ext cx="2019300" cy="342900"/>
                            </a:xfrm>
                            <a:prstGeom prst="rect">
                              <a:avLst/>
                            </a:prstGeom>
                            <a:noFill/>
                            <a:ln>
                              <a:noFill/>
                            </a:ln>
                          </wps:spPr>
                          <wps:txbx>
                            <w:txbxContent>
                              <w:p w14:paraId="7A5E541C" w14:textId="77777777" w:rsidR="003C0B2E" w:rsidRDefault="00243B54">
                                <w:pPr>
                                  <w:ind w:firstLine="0"/>
                                  <w:jc w:val="both"/>
                                  <w:textDirection w:val="btLr"/>
                                </w:pPr>
                                <w:r>
                                  <w:rPr>
                                    <w:rFonts w:ascii="Quattrocento Sans" w:hAnsi="Quattrocento Sans"/>
                                    <w:color w:val="000000"/>
                                  </w:rPr>
                                  <w:t>100 000</w:t>
                                </w:r>
                              </w:p>
                            </w:txbxContent>
                          </wps:txbx>
                          <wps:bodyPr spcFirstLastPara="1" wrap="square" lIns="0" tIns="45700" rIns="0" bIns="45700" anchor="ctr" anchorCtr="0">
                            <a:noAutofit/>
                          </wps:bodyPr>
                        </wps:wsp>
                        <wps:wsp>
                          <wps:cNvPr id="959" name="Rectangle 959"/>
                          <wps:cNvSpPr/>
                          <wps:spPr>
                            <a:xfrm>
                              <a:off x="1819275" y="1619250"/>
                              <a:ext cx="2019300" cy="342900"/>
                            </a:xfrm>
                            <a:prstGeom prst="rect">
                              <a:avLst/>
                            </a:prstGeom>
                            <a:noFill/>
                            <a:ln>
                              <a:noFill/>
                            </a:ln>
                          </wps:spPr>
                          <wps:txbx>
                            <w:txbxContent>
                              <w:p w14:paraId="628EA058" w14:textId="77777777" w:rsidR="003C0B2E" w:rsidRDefault="00243B54">
                                <w:pPr>
                                  <w:ind w:firstLine="0"/>
                                  <w:jc w:val="both"/>
                                  <w:textDirection w:val="btLr"/>
                                </w:pPr>
                                <w:r>
                                  <w:rPr>
                                    <w:rFonts w:ascii="Quattrocento Sans" w:hAnsi="Quattrocento Sans"/>
                                    <w:color w:val="000000"/>
                                  </w:rPr>
                                  <w:t>50 000</w:t>
                                </w:r>
                              </w:p>
                            </w:txbxContent>
                          </wps:txbx>
                          <wps:bodyPr spcFirstLastPara="1" wrap="square" lIns="0" tIns="45700" rIns="0" bIns="45700" anchor="ctr" anchorCtr="0">
                            <a:noAutofit/>
                          </wps:bodyPr>
                        </wps:wsp>
                        <wps:wsp>
                          <wps:cNvPr id="960" name="Rectangle 960"/>
                          <wps:cNvSpPr/>
                          <wps:spPr>
                            <a:xfrm>
                              <a:off x="1819275" y="3295650"/>
                              <a:ext cx="2019300" cy="342900"/>
                            </a:xfrm>
                            <a:prstGeom prst="rect">
                              <a:avLst/>
                            </a:prstGeom>
                            <a:noFill/>
                            <a:ln>
                              <a:noFill/>
                            </a:ln>
                          </wps:spPr>
                          <wps:txbx>
                            <w:txbxContent>
                              <w:p w14:paraId="7E1A7230" w14:textId="77777777" w:rsidR="003C0B2E" w:rsidRDefault="00243B54">
                                <w:pPr>
                                  <w:ind w:firstLine="0"/>
                                  <w:jc w:val="both"/>
                                  <w:textDirection w:val="btLr"/>
                                </w:pPr>
                                <w:r>
                                  <w:rPr>
                                    <w:rFonts w:ascii="Quattrocento Sans" w:hAnsi="Quattrocento Sans"/>
                                    <w:color w:val="000000"/>
                                  </w:rPr>
                                  <w:t>Kshs. 185 000</w:t>
                                </w:r>
                              </w:p>
                            </w:txbxContent>
                          </wps:txbx>
                          <wps:bodyPr spcFirstLastPara="1" wrap="square" lIns="0" tIns="45700" rIns="0" bIns="45700" anchor="ctr" anchorCtr="0">
                            <a:noAutofit/>
                          </wps:bodyPr>
                        </wps:wsp>
                        <wps:wsp>
                          <wps:cNvPr id="961" name="Rectangle 961"/>
                          <wps:cNvSpPr/>
                          <wps:spPr>
                            <a:xfrm>
                              <a:off x="1819275" y="2705100"/>
                              <a:ext cx="2019300" cy="342900"/>
                            </a:xfrm>
                            <a:prstGeom prst="rect">
                              <a:avLst/>
                            </a:prstGeom>
                            <a:noFill/>
                            <a:ln>
                              <a:noFill/>
                            </a:ln>
                          </wps:spPr>
                          <wps:txbx>
                            <w:txbxContent>
                              <w:p w14:paraId="4CCF213B" w14:textId="77777777" w:rsidR="003C0B2E" w:rsidRDefault="00243B54">
                                <w:pPr>
                                  <w:ind w:firstLine="0"/>
                                  <w:jc w:val="both"/>
                                  <w:textDirection w:val="btLr"/>
                                </w:pPr>
                                <w:r>
                                  <w:rPr>
                                    <w:rFonts w:ascii="Quattrocento Sans" w:hAnsi="Quattrocento Sans"/>
                                    <w:color w:val="000000"/>
                                  </w:rPr>
                                  <w:t>10 000</w:t>
                                </w:r>
                              </w:p>
                            </w:txbxContent>
                          </wps:txbx>
                          <wps:bodyPr spcFirstLastPara="1" wrap="square" lIns="0" tIns="45700" rIns="0" bIns="45700" anchor="ctr" anchorCtr="0">
                            <a:noAutofit/>
                          </wps:bodyPr>
                        </wps:wsp>
                        <wps:wsp>
                          <wps:cNvPr id="962" name="Rectangle 962"/>
                          <wps:cNvSpPr/>
                          <wps:spPr>
                            <a:xfrm>
                              <a:off x="1819275" y="2181225"/>
                              <a:ext cx="2019300" cy="342900"/>
                            </a:xfrm>
                            <a:prstGeom prst="rect">
                              <a:avLst/>
                            </a:prstGeom>
                            <a:noFill/>
                            <a:ln>
                              <a:noFill/>
                            </a:ln>
                          </wps:spPr>
                          <wps:txbx>
                            <w:txbxContent>
                              <w:p w14:paraId="1DF48B21" w14:textId="77777777" w:rsidR="003C0B2E" w:rsidRDefault="00243B54">
                                <w:pPr>
                                  <w:ind w:firstLine="0"/>
                                  <w:jc w:val="both"/>
                                  <w:textDirection w:val="btLr"/>
                                </w:pPr>
                                <w:r>
                                  <w:rPr>
                                    <w:rFonts w:ascii="Quattrocento Sans" w:hAnsi="Quattrocento Sans"/>
                                    <w:color w:val="000000"/>
                                  </w:rPr>
                                  <w:t>25 000</w:t>
                                </w:r>
                              </w:p>
                            </w:txbxContent>
                          </wps:txbx>
                          <wps:bodyPr spcFirstLastPara="1" wrap="square" lIns="0" tIns="45700" rIns="0"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5381625" cy="4543425"/>
                <wp:effectExtent b="0" l="0" r="0" t="0"/>
                <wp:wrapNone/>
                <wp:docPr id="788" name="image30.png"/>
                <a:graphic>
                  <a:graphicData uri="http://schemas.openxmlformats.org/drawingml/2006/picture">
                    <pic:pic>
                      <pic:nvPicPr>
                        <pic:cNvPr id="0" name="image30.png"/>
                        <pic:cNvPicPr preferRelativeResize="0"/>
                      </pic:nvPicPr>
                      <pic:blipFill>
                        <a:blip r:embed="rId43"/>
                        <a:srcRect/>
                        <a:stretch>
                          <a:fillRect/>
                        </a:stretch>
                      </pic:blipFill>
                      <pic:spPr>
                        <a:xfrm>
                          <a:off x="0" y="0"/>
                          <a:ext cx="5381625" cy="45434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4914900</wp:posOffset>
                </wp:positionV>
                <wp:extent cx="5381625" cy="12700"/>
                <wp:effectExtent l="0" t="0" r="0" b="0"/>
                <wp:wrapNone/>
                <wp:docPr id="963" name="Rectangle 963"/>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7C85C4A9" w14:textId="77777777" w:rsidR="003C0B2E" w:rsidRDefault="00243B54">
                            <w:pPr>
                              <w:spacing w:after="200" w:line="240" w:lineRule="auto"/>
                              <w:textDirection w:val="btLr"/>
                            </w:pPr>
                            <w:r>
                              <w:rPr>
                                <w:rFonts w:ascii="Quattrocento Sans" w:hAnsi="Quattrocento Sans"/>
                                <w:i/>
                                <w:color w:val="44546A"/>
                                <w:sz w:val="18"/>
                              </w:rPr>
                              <w:t>Figure  SEQ Figure \* ARABIC 14: Company expenses report design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4914900</wp:posOffset>
                </wp:positionV>
                <wp:extent cx="5381625" cy="12700"/>
                <wp:effectExtent b="0" l="0" r="0" t="0"/>
                <wp:wrapNone/>
                <wp:docPr id="791"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5381625" cy="12700"/>
                        </a:xfrm>
                        <a:prstGeom prst="rect"/>
                        <a:ln/>
                      </pic:spPr>
                    </pic:pic>
                  </a:graphicData>
                </a:graphic>
              </wp:anchor>
            </w:drawing>
          </mc:Fallback>
        </mc:AlternateContent>
      </w:r>
    </w:p>
    <w:p w14:paraId="000001E9" w14:textId="77777777" w:rsidR="003C0B2E" w:rsidRPr="00FA2A5F" w:rsidRDefault="003C0B2E">
      <w:pPr>
        <w:rPr>
          <w:rFonts w:ascii="Times New Roman" w:hAnsi="Times New Roman" w:cs="Times New Roman"/>
        </w:rPr>
      </w:pPr>
    </w:p>
    <w:p w14:paraId="000001EA" w14:textId="77777777" w:rsidR="003C0B2E" w:rsidRPr="00FA2A5F" w:rsidRDefault="003C0B2E">
      <w:pPr>
        <w:rPr>
          <w:rFonts w:ascii="Times New Roman" w:hAnsi="Times New Roman" w:cs="Times New Roman"/>
        </w:rPr>
      </w:pPr>
    </w:p>
    <w:p w14:paraId="000001EB" w14:textId="77777777" w:rsidR="003C0B2E" w:rsidRPr="00FA2A5F" w:rsidRDefault="003C0B2E">
      <w:pPr>
        <w:rPr>
          <w:rFonts w:ascii="Times New Roman" w:hAnsi="Times New Roman" w:cs="Times New Roman"/>
        </w:rPr>
      </w:pPr>
    </w:p>
    <w:p w14:paraId="000001EC" w14:textId="77777777" w:rsidR="003C0B2E" w:rsidRPr="00FA2A5F" w:rsidRDefault="003C0B2E">
      <w:pPr>
        <w:rPr>
          <w:rFonts w:ascii="Times New Roman" w:hAnsi="Times New Roman" w:cs="Times New Roman"/>
        </w:rPr>
      </w:pPr>
    </w:p>
    <w:p w14:paraId="000001ED" w14:textId="77777777" w:rsidR="003C0B2E" w:rsidRPr="00FA2A5F" w:rsidRDefault="003C0B2E">
      <w:pPr>
        <w:rPr>
          <w:rFonts w:ascii="Times New Roman" w:hAnsi="Times New Roman" w:cs="Times New Roman"/>
        </w:rPr>
      </w:pPr>
    </w:p>
    <w:p w14:paraId="000001EE" w14:textId="77777777" w:rsidR="003C0B2E" w:rsidRPr="00FA2A5F" w:rsidRDefault="003C0B2E">
      <w:pPr>
        <w:rPr>
          <w:rFonts w:ascii="Times New Roman" w:hAnsi="Times New Roman" w:cs="Times New Roman"/>
        </w:rPr>
      </w:pPr>
    </w:p>
    <w:p w14:paraId="000001EF" w14:textId="77777777" w:rsidR="003C0B2E" w:rsidRPr="00FA2A5F" w:rsidRDefault="003C0B2E">
      <w:pPr>
        <w:rPr>
          <w:rFonts w:ascii="Times New Roman" w:hAnsi="Times New Roman" w:cs="Times New Roman"/>
        </w:rPr>
      </w:pPr>
    </w:p>
    <w:p w14:paraId="000001F0" w14:textId="77777777" w:rsidR="003C0B2E" w:rsidRPr="00FA2A5F" w:rsidRDefault="003C0B2E">
      <w:pPr>
        <w:rPr>
          <w:rFonts w:ascii="Times New Roman" w:hAnsi="Times New Roman" w:cs="Times New Roman"/>
        </w:rPr>
      </w:pPr>
    </w:p>
    <w:p w14:paraId="000001F1" w14:textId="77777777" w:rsidR="003C0B2E" w:rsidRPr="00FA2A5F" w:rsidRDefault="003C0B2E">
      <w:pPr>
        <w:rPr>
          <w:rFonts w:ascii="Times New Roman" w:hAnsi="Times New Roman" w:cs="Times New Roman"/>
        </w:rPr>
      </w:pPr>
    </w:p>
    <w:p w14:paraId="000001F2" w14:textId="77777777" w:rsidR="003C0B2E" w:rsidRPr="00FA2A5F" w:rsidRDefault="003C0B2E">
      <w:pPr>
        <w:rPr>
          <w:rFonts w:ascii="Times New Roman" w:hAnsi="Times New Roman" w:cs="Times New Roman"/>
        </w:rPr>
      </w:pPr>
    </w:p>
    <w:p w14:paraId="000001F3" w14:textId="77777777" w:rsidR="003C0B2E" w:rsidRPr="00FA2A5F" w:rsidRDefault="003C0B2E">
      <w:pPr>
        <w:rPr>
          <w:rFonts w:ascii="Times New Roman" w:hAnsi="Times New Roman" w:cs="Times New Roman"/>
        </w:rPr>
      </w:pPr>
    </w:p>
    <w:p w14:paraId="000001F4" w14:textId="77777777" w:rsidR="003C0B2E" w:rsidRPr="00FA2A5F" w:rsidRDefault="003C0B2E">
      <w:pPr>
        <w:rPr>
          <w:rFonts w:ascii="Times New Roman" w:hAnsi="Times New Roman" w:cs="Times New Roman"/>
        </w:rPr>
      </w:pPr>
    </w:p>
    <w:p w14:paraId="000001F5" w14:textId="77777777" w:rsidR="003C0B2E" w:rsidRPr="00FA2A5F" w:rsidRDefault="00243B54">
      <w:pPr>
        <w:tabs>
          <w:tab w:val="left" w:pos="2040"/>
        </w:tabs>
        <w:rPr>
          <w:rFonts w:ascii="Times New Roman" w:hAnsi="Times New Roman" w:cs="Times New Roman"/>
        </w:rPr>
      </w:pPr>
      <w:r w:rsidRPr="00FA2A5F">
        <w:rPr>
          <w:rFonts w:ascii="Times New Roman" w:hAnsi="Times New Roman" w:cs="Times New Roman"/>
        </w:rPr>
        <w:tab/>
      </w:r>
    </w:p>
    <w:p w14:paraId="000001F6"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1F7" w14:textId="77777777" w:rsidR="003C0B2E" w:rsidRPr="00FA2A5F" w:rsidRDefault="00243B54">
      <w:pPr>
        <w:pStyle w:val="Heading3"/>
        <w:numPr>
          <w:ilvl w:val="0"/>
          <w:numId w:val="11"/>
        </w:numPr>
        <w:rPr>
          <w:rFonts w:ascii="Times New Roman" w:hAnsi="Times New Roman" w:cs="Times New Roman"/>
        </w:rPr>
      </w:pPr>
      <w:bookmarkStart w:id="49" w:name="_heading=h.28h4qwu" w:colFirst="0" w:colLast="0"/>
      <w:bookmarkEnd w:id="49"/>
      <w:r w:rsidRPr="00FA2A5F">
        <w:rPr>
          <w:rFonts w:ascii="Times New Roman" w:hAnsi="Times New Roman" w:cs="Times New Roman"/>
        </w:rPr>
        <w:lastRenderedPageBreak/>
        <w:t>Drivers monthly penalties report</w:t>
      </w:r>
    </w:p>
    <w:p w14:paraId="000001F8" w14:textId="77777777" w:rsidR="003C0B2E" w:rsidRPr="00FA2A5F" w:rsidRDefault="00243B54">
      <w:pPr>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85888" behindDoc="0" locked="0" layoutInCell="1" hidden="0" allowOverlap="1">
                <wp:simplePos x="0" y="0"/>
                <wp:positionH relativeFrom="column">
                  <wp:posOffset>711200</wp:posOffset>
                </wp:positionH>
                <wp:positionV relativeFrom="paragraph">
                  <wp:posOffset>101600</wp:posOffset>
                </wp:positionV>
                <wp:extent cx="4105275" cy="695325"/>
                <wp:effectExtent l="0" t="0" r="0" b="0"/>
                <wp:wrapNone/>
                <wp:docPr id="964" name="Rectangle 964"/>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09592CA2" w14:textId="77777777" w:rsidR="003C0B2E" w:rsidRDefault="00243B54">
                            <w:pPr>
                              <w:spacing w:line="240" w:lineRule="auto"/>
                              <w:jc w:val="center"/>
                              <w:textDirection w:val="btLr"/>
                            </w:pPr>
                            <w:r>
                              <w:rPr>
                                <w:rFonts w:ascii="Quattrocento Sans" w:hAnsi="Quattrocento Sans"/>
                                <w:color w:val="000000"/>
                              </w:rPr>
                              <w:t>Movers Transport System</w:t>
                            </w:r>
                          </w:p>
                          <w:p w14:paraId="3D11EA57" w14:textId="77777777" w:rsidR="003C0B2E" w:rsidRDefault="00243B54">
                            <w:pPr>
                              <w:spacing w:line="240" w:lineRule="auto"/>
                              <w:jc w:val="center"/>
                              <w:textDirection w:val="btLr"/>
                            </w:pPr>
                            <w:r>
                              <w:rPr>
                                <w:rFonts w:ascii="Quattrocento Sans" w:hAnsi="Quattrocento Sans"/>
                                <w:color w:val="000000"/>
                                <w:u w:val="single"/>
                              </w:rPr>
                              <w:t>Drivers’ Monthly Penalties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711200</wp:posOffset>
                </wp:positionH>
                <wp:positionV relativeFrom="paragraph">
                  <wp:posOffset>101600</wp:posOffset>
                </wp:positionV>
                <wp:extent cx="4105275" cy="695325"/>
                <wp:effectExtent b="0" l="0" r="0" t="0"/>
                <wp:wrapNone/>
                <wp:docPr id="799" name="image61.png"/>
                <a:graphic>
                  <a:graphicData uri="http://schemas.openxmlformats.org/drawingml/2006/picture">
                    <pic:pic>
                      <pic:nvPicPr>
                        <pic:cNvPr id="0" name="image61.png"/>
                        <pic:cNvPicPr preferRelativeResize="0"/>
                      </pic:nvPicPr>
                      <pic:blipFill>
                        <a:blip r:embed="rId45"/>
                        <a:srcRect/>
                        <a:stretch>
                          <a:fillRect/>
                        </a:stretch>
                      </pic:blipFill>
                      <pic:spPr>
                        <a:xfrm>
                          <a:off x="0" y="0"/>
                          <a:ext cx="4105275" cy="695325"/>
                        </a:xfrm>
                        <a:prstGeom prst="rect"/>
                        <a:ln/>
                      </pic:spPr>
                    </pic:pic>
                  </a:graphicData>
                </a:graphic>
              </wp:anchor>
            </w:drawing>
          </mc:Fallback>
        </mc:AlternateContent>
      </w:r>
    </w:p>
    <w:p w14:paraId="000001F9" w14:textId="77777777" w:rsidR="003C0B2E" w:rsidRPr="00FA2A5F" w:rsidRDefault="003C0B2E">
      <w:pPr>
        <w:ind w:firstLine="0"/>
        <w:rPr>
          <w:rFonts w:ascii="Times New Roman" w:hAnsi="Times New Roman" w:cs="Times New Roman"/>
        </w:rPr>
      </w:pP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3C0B2E" w:rsidRPr="00FA2A5F" w14:paraId="7357DAE0" w14:textId="77777777">
        <w:tc>
          <w:tcPr>
            <w:tcW w:w="3116" w:type="dxa"/>
          </w:tcPr>
          <w:p w14:paraId="000001F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Driver Name</w:t>
            </w:r>
          </w:p>
        </w:tc>
        <w:tc>
          <w:tcPr>
            <w:tcW w:w="3117" w:type="dxa"/>
          </w:tcPr>
          <w:p w14:paraId="000001F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Month</w:t>
            </w:r>
          </w:p>
        </w:tc>
        <w:tc>
          <w:tcPr>
            <w:tcW w:w="3117" w:type="dxa"/>
          </w:tcPr>
          <w:p w14:paraId="000001F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Penalty</w:t>
            </w:r>
          </w:p>
        </w:tc>
      </w:tr>
      <w:tr w:rsidR="003C0B2E" w:rsidRPr="00FA2A5F" w14:paraId="0C74CA53" w14:textId="77777777">
        <w:trPr>
          <w:trHeight w:val="968"/>
        </w:trPr>
        <w:tc>
          <w:tcPr>
            <w:tcW w:w="3116" w:type="dxa"/>
          </w:tcPr>
          <w:p w14:paraId="000001F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John Omolon</w:t>
            </w:r>
          </w:p>
        </w:tc>
        <w:tc>
          <w:tcPr>
            <w:tcW w:w="3117" w:type="dxa"/>
          </w:tcPr>
          <w:p w14:paraId="000001F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2021</w:t>
            </w:r>
          </w:p>
          <w:p w14:paraId="000001F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2021</w:t>
            </w:r>
          </w:p>
        </w:tc>
        <w:tc>
          <w:tcPr>
            <w:tcW w:w="3117" w:type="dxa"/>
          </w:tcPr>
          <w:p w14:paraId="0000020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Over speeding</w:t>
            </w:r>
          </w:p>
          <w:p w14:paraId="0000020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Drink driving</w:t>
            </w:r>
          </w:p>
        </w:tc>
      </w:tr>
      <w:tr w:rsidR="003C0B2E" w:rsidRPr="00FA2A5F" w14:paraId="77828ADF" w14:textId="77777777">
        <w:trPr>
          <w:trHeight w:val="968"/>
        </w:trPr>
        <w:tc>
          <w:tcPr>
            <w:tcW w:w="3116" w:type="dxa"/>
          </w:tcPr>
          <w:p w14:paraId="0000020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Eva Nuka</w:t>
            </w:r>
          </w:p>
        </w:tc>
        <w:tc>
          <w:tcPr>
            <w:tcW w:w="3117" w:type="dxa"/>
          </w:tcPr>
          <w:p w14:paraId="0000020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2021</w:t>
            </w:r>
          </w:p>
          <w:p w14:paraId="0000020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2021</w:t>
            </w:r>
          </w:p>
        </w:tc>
        <w:tc>
          <w:tcPr>
            <w:tcW w:w="3117" w:type="dxa"/>
          </w:tcPr>
          <w:p w14:paraId="0000020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Over speeding</w:t>
            </w:r>
          </w:p>
          <w:p w14:paraId="0000020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Overloading</w:t>
            </w:r>
          </w:p>
        </w:tc>
      </w:tr>
      <w:tr w:rsidR="003C0B2E" w:rsidRPr="00FA2A5F" w14:paraId="66167A1B" w14:textId="77777777">
        <w:tc>
          <w:tcPr>
            <w:tcW w:w="3116" w:type="dxa"/>
          </w:tcPr>
          <w:p w14:paraId="0000020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3117" w:type="dxa"/>
          </w:tcPr>
          <w:p w14:paraId="0000020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3117" w:type="dxa"/>
          </w:tcPr>
          <w:p w14:paraId="00000209"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w:t>
            </w:r>
          </w:p>
        </w:tc>
      </w:tr>
    </w:tbl>
    <w:p w14:paraId="0000020A"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50" w:name="_heading=h.nmf14n" w:colFirst="0" w:colLast="0"/>
      <w:bookmarkEnd w:id="50"/>
      <w:r w:rsidRPr="00FA2A5F">
        <w:rPr>
          <w:rFonts w:ascii="Times New Roman" w:hAnsi="Times New Roman" w:cs="Times New Roman"/>
          <w:i/>
          <w:color w:val="44546A"/>
          <w:sz w:val="18"/>
          <w:szCs w:val="18"/>
        </w:rPr>
        <w:t>Figure 15:Drivers monthly penalties report design</w:t>
      </w:r>
    </w:p>
    <w:p w14:paraId="0000020B" w14:textId="77777777" w:rsidR="003C0B2E" w:rsidRPr="00FA2A5F" w:rsidRDefault="00243B54">
      <w:pPr>
        <w:pStyle w:val="Heading3"/>
        <w:numPr>
          <w:ilvl w:val="0"/>
          <w:numId w:val="11"/>
        </w:numPr>
        <w:rPr>
          <w:rFonts w:ascii="Times New Roman" w:hAnsi="Times New Roman" w:cs="Times New Roman"/>
        </w:rPr>
      </w:pPr>
      <w:bookmarkStart w:id="51" w:name="_heading=h.37m2jsg" w:colFirst="0" w:colLast="0"/>
      <w:bookmarkEnd w:id="51"/>
      <w:r w:rsidRPr="00FA2A5F">
        <w:rPr>
          <w:rFonts w:ascii="Times New Roman" w:hAnsi="Times New Roman" w:cs="Times New Roman"/>
        </w:rPr>
        <w:t>Goods Transported Report</w:t>
      </w:r>
    </w:p>
    <w:p w14:paraId="0000020C" w14:textId="77777777" w:rsidR="003C0B2E" w:rsidRPr="00FA2A5F" w:rsidRDefault="00243B54">
      <w:pPr>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86912" behindDoc="0" locked="0" layoutInCell="1" hidden="0" allowOverlap="1">
                <wp:simplePos x="0" y="0"/>
                <wp:positionH relativeFrom="column">
                  <wp:posOffset>584200</wp:posOffset>
                </wp:positionH>
                <wp:positionV relativeFrom="paragraph">
                  <wp:posOffset>152400</wp:posOffset>
                </wp:positionV>
                <wp:extent cx="4105275" cy="695325"/>
                <wp:effectExtent l="0" t="0" r="0" b="0"/>
                <wp:wrapNone/>
                <wp:docPr id="965" name="Rectangle 965"/>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224211F9" w14:textId="77777777" w:rsidR="003C0B2E" w:rsidRDefault="00243B54">
                            <w:pPr>
                              <w:spacing w:line="240" w:lineRule="auto"/>
                              <w:jc w:val="center"/>
                              <w:textDirection w:val="btLr"/>
                            </w:pPr>
                            <w:r>
                              <w:rPr>
                                <w:rFonts w:ascii="Quattrocento Sans" w:hAnsi="Quattrocento Sans"/>
                                <w:color w:val="000000"/>
                              </w:rPr>
                              <w:t>Movers Transport System</w:t>
                            </w:r>
                          </w:p>
                          <w:p w14:paraId="5BB83281" w14:textId="77777777" w:rsidR="003C0B2E" w:rsidRDefault="00243B54">
                            <w:pPr>
                              <w:spacing w:line="240" w:lineRule="auto"/>
                              <w:jc w:val="center"/>
                              <w:textDirection w:val="btLr"/>
                            </w:pPr>
                            <w:r>
                              <w:rPr>
                                <w:rFonts w:ascii="Quattrocento Sans" w:hAnsi="Quattrocento Sans"/>
                                <w:color w:val="000000"/>
                                <w:u w:val="single"/>
                              </w:rPr>
                              <w:t>Goods Transported Report</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584200</wp:posOffset>
                </wp:positionH>
                <wp:positionV relativeFrom="paragraph">
                  <wp:posOffset>152400</wp:posOffset>
                </wp:positionV>
                <wp:extent cx="4105275" cy="695325"/>
                <wp:effectExtent b="0" l="0" r="0" t="0"/>
                <wp:wrapNone/>
                <wp:docPr id="775" name="image9.png"/>
                <a:graphic>
                  <a:graphicData uri="http://schemas.openxmlformats.org/drawingml/2006/picture">
                    <pic:pic>
                      <pic:nvPicPr>
                        <pic:cNvPr id="0" name="image9.png"/>
                        <pic:cNvPicPr preferRelativeResize="0"/>
                      </pic:nvPicPr>
                      <pic:blipFill>
                        <a:blip r:embed="rId46"/>
                        <a:srcRect/>
                        <a:stretch>
                          <a:fillRect/>
                        </a:stretch>
                      </pic:blipFill>
                      <pic:spPr>
                        <a:xfrm>
                          <a:off x="0" y="0"/>
                          <a:ext cx="4105275" cy="695325"/>
                        </a:xfrm>
                        <a:prstGeom prst="rect"/>
                        <a:ln/>
                      </pic:spPr>
                    </pic:pic>
                  </a:graphicData>
                </a:graphic>
              </wp:anchor>
            </w:drawing>
          </mc:Fallback>
        </mc:AlternateContent>
      </w:r>
    </w:p>
    <w:p w14:paraId="0000020D" w14:textId="77777777" w:rsidR="003C0B2E" w:rsidRPr="00FA2A5F" w:rsidRDefault="003C0B2E">
      <w:pPr>
        <w:rPr>
          <w:rFonts w:ascii="Times New Roman" w:hAnsi="Times New Roman" w:cs="Times New Roman"/>
        </w:rPr>
      </w:pPr>
    </w:p>
    <w:tbl>
      <w:tblPr>
        <w:tblStyle w:val="a8"/>
        <w:tblW w:w="9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540"/>
        <w:gridCol w:w="1247"/>
        <w:gridCol w:w="1273"/>
        <w:gridCol w:w="1532"/>
        <w:gridCol w:w="1771"/>
        <w:gridCol w:w="1660"/>
      </w:tblGrid>
      <w:tr w:rsidR="003C0B2E" w:rsidRPr="00FA2A5F" w14:paraId="44766FC8" w14:textId="77777777">
        <w:tc>
          <w:tcPr>
            <w:tcW w:w="1525" w:type="dxa"/>
          </w:tcPr>
          <w:p w14:paraId="0000020E"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Member</w:t>
            </w:r>
          </w:p>
        </w:tc>
        <w:tc>
          <w:tcPr>
            <w:tcW w:w="540" w:type="dxa"/>
          </w:tcPr>
          <w:p w14:paraId="0000020F"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ID</w:t>
            </w:r>
          </w:p>
        </w:tc>
        <w:tc>
          <w:tcPr>
            <w:tcW w:w="1247" w:type="dxa"/>
          </w:tcPr>
          <w:p w14:paraId="00000210"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Vehicle Model</w:t>
            </w:r>
          </w:p>
        </w:tc>
        <w:tc>
          <w:tcPr>
            <w:tcW w:w="1273" w:type="dxa"/>
          </w:tcPr>
          <w:p w14:paraId="00000211"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Capacity</w:t>
            </w:r>
          </w:p>
        </w:tc>
        <w:tc>
          <w:tcPr>
            <w:tcW w:w="1532" w:type="dxa"/>
          </w:tcPr>
          <w:p w14:paraId="00000212"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Destination</w:t>
            </w:r>
          </w:p>
        </w:tc>
        <w:tc>
          <w:tcPr>
            <w:tcW w:w="1771" w:type="dxa"/>
          </w:tcPr>
          <w:p w14:paraId="00000213"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Transport Fee Charged</w:t>
            </w:r>
          </w:p>
        </w:tc>
        <w:tc>
          <w:tcPr>
            <w:tcW w:w="1660" w:type="dxa"/>
          </w:tcPr>
          <w:p w14:paraId="00000214"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Date</w:t>
            </w:r>
          </w:p>
        </w:tc>
      </w:tr>
      <w:tr w:rsidR="003C0B2E" w:rsidRPr="00FA2A5F" w14:paraId="0EAB1B3C" w14:textId="77777777">
        <w:trPr>
          <w:trHeight w:val="1446"/>
        </w:trPr>
        <w:tc>
          <w:tcPr>
            <w:tcW w:w="1525" w:type="dxa"/>
          </w:tcPr>
          <w:p w14:paraId="00000215" w14:textId="77777777" w:rsidR="003C0B2E" w:rsidRPr="00FA2A5F" w:rsidRDefault="00243B54">
            <w:pPr>
              <w:ind w:firstLine="0"/>
              <w:rPr>
                <w:rFonts w:ascii="Times New Roman" w:hAnsi="Times New Roman" w:cs="Times New Roman"/>
                <w:sz w:val="18"/>
                <w:szCs w:val="18"/>
              </w:rPr>
            </w:pPr>
            <w:r w:rsidRPr="00FA2A5F">
              <w:rPr>
                <w:rFonts w:ascii="Times New Roman" w:hAnsi="Times New Roman" w:cs="Times New Roman"/>
                <w:sz w:val="18"/>
                <w:szCs w:val="18"/>
              </w:rPr>
              <w:t>Francis Aponte</w:t>
            </w:r>
          </w:p>
        </w:tc>
        <w:tc>
          <w:tcPr>
            <w:tcW w:w="540" w:type="dxa"/>
          </w:tcPr>
          <w:p w14:paraId="0000021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w:t>
            </w:r>
          </w:p>
          <w:p w14:paraId="0000021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2</w:t>
            </w:r>
          </w:p>
        </w:tc>
        <w:tc>
          <w:tcPr>
            <w:tcW w:w="1247" w:type="dxa"/>
          </w:tcPr>
          <w:p w14:paraId="0000021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Pickup</w:t>
            </w:r>
          </w:p>
          <w:p w14:paraId="00000219"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Lorry</w:t>
            </w:r>
          </w:p>
        </w:tc>
        <w:tc>
          <w:tcPr>
            <w:tcW w:w="1273" w:type="dxa"/>
          </w:tcPr>
          <w:p w14:paraId="0000021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50 Tons</w:t>
            </w:r>
          </w:p>
          <w:p w14:paraId="0000021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150 Tons</w:t>
            </w:r>
          </w:p>
        </w:tc>
        <w:tc>
          <w:tcPr>
            <w:tcW w:w="1532" w:type="dxa"/>
          </w:tcPr>
          <w:p w14:paraId="0000021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100 KM</w:t>
            </w:r>
          </w:p>
          <w:p w14:paraId="0000021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100 KM</w:t>
            </w:r>
          </w:p>
        </w:tc>
        <w:tc>
          <w:tcPr>
            <w:tcW w:w="1771" w:type="dxa"/>
          </w:tcPr>
          <w:p w14:paraId="0000021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500</w:t>
            </w:r>
          </w:p>
          <w:p w14:paraId="0000021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1 000</w:t>
            </w:r>
          </w:p>
        </w:tc>
        <w:tc>
          <w:tcPr>
            <w:tcW w:w="1660" w:type="dxa"/>
          </w:tcPr>
          <w:p w14:paraId="0000022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17-08-2021</w:t>
            </w:r>
          </w:p>
          <w:p w14:paraId="0000022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20-08-2021</w:t>
            </w:r>
          </w:p>
        </w:tc>
      </w:tr>
      <w:tr w:rsidR="003C0B2E" w:rsidRPr="00FA2A5F" w14:paraId="55407C86" w14:textId="77777777">
        <w:tc>
          <w:tcPr>
            <w:tcW w:w="1525" w:type="dxa"/>
          </w:tcPr>
          <w:p w14:paraId="0000022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540" w:type="dxa"/>
          </w:tcPr>
          <w:p w14:paraId="0000022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1247" w:type="dxa"/>
          </w:tcPr>
          <w:p w14:paraId="0000022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1273" w:type="dxa"/>
          </w:tcPr>
          <w:p w14:paraId="0000022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1532" w:type="dxa"/>
          </w:tcPr>
          <w:p w14:paraId="0000022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1771" w:type="dxa"/>
          </w:tcPr>
          <w:p w14:paraId="0000022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1660" w:type="dxa"/>
          </w:tcPr>
          <w:p w14:paraId="00000228"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w:t>
            </w:r>
          </w:p>
        </w:tc>
      </w:tr>
    </w:tbl>
    <w:p w14:paraId="00000229"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52" w:name="_heading=h.1mrcu09" w:colFirst="0" w:colLast="0"/>
      <w:bookmarkEnd w:id="52"/>
      <w:r w:rsidRPr="00FA2A5F">
        <w:rPr>
          <w:rFonts w:ascii="Times New Roman" w:hAnsi="Times New Roman" w:cs="Times New Roman"/>
          <w:i/>
          <w:color w:val="44546A"/>
          <w:sz w:val="18"/>
          <w:szCs w:val="18"/>
        </w:rPr>
        <w:t>Figure 16: Goods transported report design</w:t>
      </w:r>
    </w:p>
    <w:p w14:paraId="0000022A"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2B" w14:textId="77777777" w:rsidR="003C0B2E" w:rsidRPr="00FA2A5F" w:rsidRDefault="00243B54">
      <w:pPr>
        <w:pStyle w:val="Heading3"/>
        <w:numPr>
          <w:ilvl w:val="0"/>
          <w:numId w:val="11"/>
        </w:numPr>
        <w:rPr>
          <w:rFonts w:ascii="Times New Roman" w:hAnsi="Times New Roman" w:cs="Times New Roman"/>
        </w:rPr>
      </w:pPr>
      <w:bookmarkStart w:id="53" w:name="_heading=h.46r0co2" w:colFirst="0" w:colLast="0"/>
      <w:bookmarkEnd w:id="53"/>
      <w:r w:rsidRPr="00FA2A5F">
        <w:rPr>
          <w:rFonts w:ascii="Times New Roman" w:hAnsi="Times New Roman" w:cs="Times New Roman"/>
        </w:rPr>
        <w:lastRenderedPageBreak/>
        <w:t>Vehicle Expenses Report</w:t>
      </w:r>
    </w:p>
    <w:p w14:paraId="0000022C" w14:textId="77777777" w:rsidR="003C0B2E" w:rsidRPr="00FA2A5F" w:rsidRDefault="00243B54">
      <w:pPr>
        <w:rPr>
          <w:rFonts w:ascii="Times New Roman" w:hAnsi="Times New Roman" w:cs="Times New Roman"/>
        </w:rPr>
      </w:pPr>
      <w:r w:rsidRPr="00FA2A5F">
        <w:rPr>
          <w:rFonts w:ascii="Times New Roman" w:hAnsi="Times New Roman" w:cs="Times New Roman"/>
          <w:noProof/>
        </w:rPr>
        <mc:AlternateContent>
          <mc:Choice Requires="wpg">
            <w:drawing>
              <wp:anchor distT="0" distB="0" distL="114300" distR="114300" simplePos="0" relativeHeight="251687936" behindDoc="0" locked="0" layoutInCell="1" hidden="0" allowOverlap="1">
                <wp:simplePos x="0" y="0"/>
                <wp:positionH relativeFrom="column">
                  <wp:posOffset>876300</wp:posOffset>
                </wp:positionH>
                <wp:positionV relativeFrom="paragraph">
                  <wp:posOffset>88900</wp:posOffset>
                </wp:positionV>
                <wp:extent cx="4105275" cy="695325"/>
                <wp:effectExtent l="0" t="0" r="0" b="0"/>
                <wp:wrapNone/>
                <wp:docPr id="966" name="Rectangle 966"/>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4170C2D4" w14:textId="77777777" w:rsidR="003C0B2E" w:rsidRDefault="00243B54">
                            <w:pPr>
                              <w:spacing w:line="240" w:lineRule="auto"/>
                              <w:jc w:val="center"/>
                              <w:textDirection w:val="btLr"/>
                            </w:pPr>
                            <w:r>
                              <w:rPr>
                                <w:rFonts w:ascii="Quattrocento Sans" w:hAnsi="Quattrocento Sans"/>
                                <w:color w:val="000000"/>
                              </w:rPr>
                              <w:t>Movers Transport System</w:t>
                            </w:r>
                          </w:p>
                          <w:p w14:paraId="1DEF218C" w14:textId="77777777" w:rsidR="003C0B2E" w:rsidRDefault="00243B54">
                            <w:pPr>
                              <w:spacing w:line="240" w:lineRule="auto"/>
                              <w:jc w:val="center"/>
                              <w:textDirection w:val="btLr"/>
                            </w:pPr>
                            <w:r>
                              <w:rPr>
                                <w:rFonts w:ascii="Quattrocento Sans" w:hAnsi="Quattrocento Sans"/>
                                <w:color w:val="000000"/>
                                <w:u w:val="single"/>
                              </w:rPr>
                              <w:t>Drivers’ Monthly Penalties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4105275" cy="695325"/>
                <wp:effectExtent b="0" l="0" r="0" t="0"/>
                <wp:wrapNone/>
                <wp:docPr id="804" name="image66.png"/>
                <a:graphic>
                  <a:graphicData uri="http://schemas.openxmlformats.org/drawingml/2006/picture">
                    <pic:pic>
                      <pic:nvPicPr>
                        <pic:cNvPr id="0" name="image66.png"/>
                        <pic:cNvPicPr preferRelativeResize="0"/>
                      </pic:nvPicPr>
                      <pic:blipFill>
                        <a:blip r:embed="rId47"/>
                        <a:srcRect/>
                        <a:stretch>
                          <a:fillRect/>
                        </a:stretch>
                      </pic:blipFill>
                      <pic:spPr>
                        <a:xfrm>
                          <a:off x="0" y="0"/>
                          <a:ext cx="4105275" cy="695325"/>
                        </a:xfrm>
                        <a:prstGeom prst="rect"/>
                        <a:ln/>
                      </pic:spPr>
                    </pic:pic>
                  </a:graphicData>
                </a:graphic>
              </wp:anchor>
            </w:drawing>
          </mc:Fallback>
        </mc:AlternateContent>
      </w:r>
    </w:p>
    <w:p w14:paraId="0000022D" w14:textId="77777777" w:rsidR="003C0B2E" w:rsidRPr="00FA2A5F" w:rsidRDefault="003C0B2E">
      <w:pPr>
        <w:rPr>
          <w:rFonts w:ascii="Times New Roman" w:hAnsi="Times New Roman" w:cs="Times New Roman"/>
        </w:rPr>
      </w:pPr>
    </w:p>
    <w:tbl>
      <w:tblPr>
        <w:tblStyle w:val="a9"/>
        <w:tblW w:w="8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2430"/>
        <w:gridCol w:w="2671"/>
        <w:gridCol w:w="2142"/>
      </w:tblGrid>
      <w:tr w:rsidR="003C0B2E" w:rsidRPr="00FA2A5F" w14:paraId="79E6CC3A" w14:textId="77777777">
        <w:tc>
          <w:tcPr>
            <w:tcW w:w="1525" w:type="dxa"/>
          </w:tcPr>
          <w:p w14:paraId="0000022E"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Vehicle</w:t>
            </w:r>
          </w:p>
        </w:tc>
        <w:tc>
          <w:tcPr>
            <w:tcW w:w="2430" w:type="dxa"/>
          </w:tcPr>
          <w:p w14:paraId="0000022F"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Date Recorded</w:t>
            </w:r>
          </w:p>
        </w:tc>
        <w:tc>
          <w:tcPr>
            <w:tcW w:w="2671" w:type="dxa"/>
          </w:tcPr>
          <w:p w14:paraId="00000230"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Description</w:t>
            </w:r>
          </w:p>
        </w:tc>
        <w:tc>
          <w:tcPr>
            <w:tcW w:w="2142" w:type="dxa"/>
          </w:tcPr>
          <w:p w14:paraId="00000231" w14:textId="77777777" w:rsidR="003C0B2E" w:rsidRPr="00FA2A5F" w:rsidRDefault="00243B54">
            <w:pPr>
              <w:ind w:firstLine="0"/>
              <w:rPr>
                <w:rFonts w:ascii="Times New Roman" w:hAnsi="Times New Roman" w:cs="Times New Roman"/>
                <w:b/>
                <w:sz w:val="22"/>
                <w:szCs w:val="22"/>
              </w:rPr>
            </w:pPr>
            <w:r w:rsidRPr="00FA2A5F">
              <w:rPr>
                <w:rFonts w:ascii="Times New Roman" w:hAnsi="Times New Roman" w:cs="Times New Roman"/>
                <w:b/>
                <w:sz w:val="22"/>
                <w:szCs w:val="22"/>
              </w:rPr>
              <w:t>Amount</w:t>
            </w:r>
          </w:p>
        </w:tc>
      </w:tr>
      <w:tr w:rsidR="003C0B2E" w:rsidRPr="00FA2A5F" w14:paraId="2635BB24" w14:textId="77777777">
        <w:trPr>
          <w:trHeight w:val="1446"/>
        </w:trPr>
        <w:tc>
          <w:tcPr>
            <w:tcW w:w="1525" w:type="dxa"/>
          </w:tcPr>
          <w:p w14:paraId="00000232" w14:textId="77777777" w:rsidR="003C0B2E" w:rsidRPr="00FA2A5F" w:rsidRDefault="00243B54">
            <w:pPr>
              <w:ind w:firstLine="0"/>
              <w:rPr>
                <w:rFonts w:ascii="Times New Roman" w:hAnsi="Times New Roman" w:cs="Times New Roman"/>
                <w:sz w:val="18"/>
                <w:szCs w:val="18"/>
              </w:rPr>
            </w:pPr>
            <w:r w:rsidRPr="00FA2A5F">
              <w:rPr>
                <w:rFonts w:ascii="Times New Roman" w:hAnsi="Times New Roman" w:cs="Times New Roman"/>
                <w:sz w:val="18"/>
                <w:szCs w:val="18"/>
              </w:rPr>
              <w:t>KDB 021H</w:t>
            </w:r>
          </w:p>
        </w:tc>
        <w:tc>
          <w:tcPr>
            <w:tcW w:w="2430" w:type="dxa"/>
          </w:tcPr>
          <w:p w14:paraId="00000233"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17, 2021</w:t>
            </w:r>
          </w:p>
          <w:p w14:paraId="00000234"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September 17, 2021</w:t>
            </w:r>
          </w:p>
        </w:tc>
        <w:tc>
          <w:tcPr>
            <w:tcW w:w="2671" w:type="dxa"/>
          </w:tcPr>
          <w:p w14:paraId="00000235"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Replacing Windscreen</w:t>
            </w:r>
          </w:p>
          <w:p w14:paraId="00000236"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fueling</w:t>
            </w:r>
          </w:p>
        </w:tc>
        <w:tc>
          <w:tcPr>
            <w:tcW w:w="2142" w:type="dxa"/>
          </w:tcPr>
          <w:p w14:paraId="00000237"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5 000</w:t>
            </w:r>
          </w:p>
          <w:p w14:paraId="00000238"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10 000</w:t>
            </w:r>
          </w:p>
        </w:tc>
      </w:tr>
      <w:tr w:rsidR="003C0B2E" w:rsidRPr="00FA2A5F" w14:paraId="76592778" w14:textId="77777777">
        <w:trPr>
          <w:trHeight w:val="1446"/>
        </w:trPr>
        <w:tc>
          <w:tcPr>
            <w:tcW w:w="1525" w:type="dxa"/>
          </w:tcPr>
          <w:p w14:paraId="00000239" w14:textId="77777777" w:rsidR="003C0B2E" w:rsidRPr="00FA2A5F" w:rsidRDefault="00243B54">
            <w:pPr>
              <w:ind w:firstLine="0"/>
              <w:rPr>
                <w:rFonts w:ascii="Times New Roman" w:hAnsi="Times New Roman" w:cs="Times New Roman"/>
                <w:sz w:val="18"/>
                <w:szCs w:val="18"/>
              </w:rPr>
            </w:pPr>
            <w:r w:rsidRPr="00FA2A5F">
              <w:rPr>
                <w:rFonts w:ascii="Times New Roman" w:hAnsi="Times New Roman" w:cs="Times New Roman"/>
                <w:sz w:val="18"/>
                <w:szCs w:val="18"/>
              </w:rPr>
              <w:t>KCD 021H</w:t>
            </w:r>
          </w:p>
        </w:tc>
        <w:tc>
          <w:tcPr>
            <w:tcW w:w="2430" w:type="dxa"/>
          </w:tcPr>
          <w:p w14:paraId="0000023A"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August 17, 2021</w:t>
            </w:r>
          </w:p>
          <w:p w14:paraId="0000023B"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September 17, 2021</w:t>
            </w:r>
          </w:p>
        </w:tc>
        <w:tc>
          <w:tcPr>
            <w:tcW w:w="2671" w:type="dxa"/>
          </w:tcPr>
          <w:p w14:paraId="0000023C"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Replacing wheels</w:t>
            </w:r>
          </w:p>
          <w:p w14:paraId="0000023D"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Fueling</w:t>
            </w:r>
          </w:p>
        </w:tc>
        <w:tc>
          <w:tcPr>
            <w:tcW w:w="2142" w:type="dxa"/>
          </w:tcPr>
          <w:p w14:paraId="0000023E"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5 000</w:t>
            </w:r>
          </w:p>
          <w:p w14:paraId="0000023F"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Kshs. 10 000</w:t>
            </w:r>
          </w:p>
        </w:tc>
      </w:tr>
      <w:tr w:rsidR="003C0B2E" w:rsidRPr="00FA2A5F" w14:paraId="554C2D2A" w14:textId="77777777">
        <w:tc>
          <w:tcPr>
            <w:tcW w:w="1525" w:type="dxa"/>
          </w:tcPr>
          <w:p w14:paraId="00000240"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2430" w:type="dxa"/>
          </w:tcPr>
          <w:p w14:paraId="00000241"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2671" w:type="dxa"/>
          </w:tcPr>
          <w:p w14:paraId="00000242" w14:textId="77777777" w:rsidR="003C0B2E" w:rsidRPr="00FA2A5F" w:rsidRDefault="00243B54">
            <w:pPr>
              <w:ind w:firstLine="0"/>
              <w:rPr>
                <w:rFonts w:ascii="Times New Roman" w:hAnsi="Times New Roman" w:cs="Times New Roman"/>
              </w:rPr>
            </w:pPr>
            <w:r w:rsidRPr="00FA2A5F">
              <w:rPr>
                <w:rFonts w:ascii="Times New Roman" w:hAnsi="Times New Roman" w:cs="Times New Roman"/>
              </w:rPr>
              <w:t>…………….</w:t>
            </w:r>
          </w:p>
        </w:tc>
        <w:tc>
          <w:tcPr>
            <w:tcW w:w="2142" w:type="dxa"/>
          </w:tcPr>
          <w:p w14:paraId="00000243" w14:textId="77777777" w:rsidR="003C0B2E" w:rsidRPr="00FA2A5F" w:rsidRDefault="00243B54">
            <w:pPr>
              <w:keepNext/>
              <w:ind w:firstLine="0"/>
              <w:rPr>
                <w:rFonts w:ascii="Times New Roman" w:hAnsi="Times New Roman" w:cs="Times New Roman"/>
              </w:rPr>
            </w:pPr>
            <w:r w:rsidRPr="00FA2A5F">
              <w:rPr>
                <w:rFonts w:ascii="Times New Roman" w:hAnsi="Times New Roman" w:cs="Times New Roman"/>
              </w:rPr>
              <w:t>………………</w:t>
            </w:r>
          </w:p>
        </w:tc>
      </w:tr>
    </w:tbl>
    <w:p w14:paraId="00000244"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54" w:name="_heading=h.2lwamvv" w:colFirst="0" w:colLast="0"/>
      <w:bookmarkEnd w:id="54"/>
      <w:r w:rsidRPr="00FA2A5F">
        <w:rPr>
          <w:rFonts w:ascii="Times New Roman" w:hAnsi="Times New Roman" w:cs="Times New Roman"/>
          <w:i/>
          <w:color w:val="44546A"/>
          <w:sz w:val="18"/>
          <w:szCs w:val="18"/>
        </w:rPr>
        <w:t>Figure 17: Vehicle expenses report design</w:t>
      </w:r>
    </w:p>
    <w:p w14:paraId="00000245"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46" w14:textId="77777777" w:rsidR="003C0B2E" w:rsidRPr="00FA2A5F" w:rsidRDefault="00243B54">
      <w:pPr>
        <w:pStyle w:val="Heading1"/>
        <w:rPr>
          <w:rFonts w:ascii="Times New Roman" w:hAnsi="Times New Roman" w:cs="Times New Roman"/>
        </w:rPr>
      </w:pPr>
      <w:bookmarkStart w:id="55" w:name="_heading=h.111kx3o" w:colFirst="0" w:colLast="0"/>
      <w:bookmarkEnd w:id="55"/>
      <w:r w:rsidRPr="00FA2A5F">
        <w:rPr>
          <w:rFonts w:ascii="Times New Roman" w:hAnsi="Times New Roman" w:cs="Times New Roman"/>
        </w:rPr>
        <w:lastRenderedPageBreak/>
        <w:t>Chapter 4: System Construction</w:t>
      </w:r>
    </w:p>
    <w:p w14:paraId="00000247" w14:textId="77777777" w:rsidR="003C0B2E" w:rsidRPr="00FA2A5F" w:rsidRDefault="00243B54">
      <w:pPr>
        <w:pStyle w:val="Heading2"/>
        <w:rPr>
          <w:rFonts w:ascii="Times New Roman" w:hAnsi="Times New Roman" w:cs="Times New Roman"/>
        </w:rPr>
      </w:pPr>
      <w:bookmarkStart w:id="56" w:name="_heading=h.3l18frh" w:colFirst="0" w:colLast="0"/>
      <w:bookmarkEnd w:id="56"/>
      <w:r w:rsidRPr="00FA2A5F">
        <w:rPr>
          <w:rFonts w:ascii="Times New Roman" w:hAnsi="Times New Roman" w:cs="Times New Roman"/>
        </w:rPr>
        <w:t>Tables</w:t>
      </w:r>
    </w:p>
    <w:p w14:paraId="00000248" w14:textId="77777777" w:rsidR="003C0B2E" w:rsidRPr="00FA2A5F" w:rsidRDefault="00243B54">
      <w:pPr>
        <w:pStyle w:val="Heading3"/>
        <w:numPr>
          <w:ilvl w:val="0"/>
          <w:numId w:val="13"/>
        </w:numPr>
        <w:rPr>
          <w:rFonts w:ascii="Times New Roman" w:hAnsi="Times New Roman" w:cs="Times New Roman"/>
        </w:rPr>
      </w:pPr>
      <w:bookmarkStart w:id="57" w:name="_heading=h.206ipza" w:colFirst="0" w:colLast="0"/>
      <w:bookmarkEnd w:id="57"/>
      <w:r w:rsidRPr="00FA2A5F">
        <w:rPr>
          <w:rFonts w:ascii="Times New Roman" w:hAnsi="Times New Roman" w:cs="Times New Roman"/>
        </w:rPr>
        <w:t>Membership table</w:t>
      </w:r>
    </w:p>
    <w:p w14:paraId="00000249"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076825" cy="2466975"/>
            <wp:effectExtent l="0" t="0" r="0" b="0"/>
            <wp:docPr id="97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l="24680" b="62941"/>
                    <a:stretch>
                      <a:fillRect/>
                    </a:stretch>
                  </pic:blipFill>
                  <pic:spPr>
                    <a:xfrm>
                      <a:off x="0" y="0"/>
                      <a:ext cx="5076825" cy="2466975"/>
                    </a:xfrm>
                    <a:prstGeom prst="rect">
                      <a:avLst/>
                    </a:prstGeom>
                    <a:ln/>
                  </pic:spPr>
                </pic:pic>
              </a:graphicData>
            </a:graphic>
          </wp:inline>
        </w:drawing>
      </w:r>
    </w:p>
    <w:p w14:paraId="0000024A"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58" w:name="_heading=h.4k668n3" w:colFirst="0" w:colLast="0"/>
      <w:bookmarkEnd w:id="58"/>
      <w:r w:rsidRPr="00FA2A5F">
        <w:rPr>
          <w:rFonts w:ascii="Times New Roman" w:hAnsi="Times New Roman" w:cs="Times New Roman"/>
          <w:i/>
          <w:color w:val="44546A"/>
          <w:sz w:val="18"/>
          <w:szCs w:val="18"/>
        </w:rPr>
        <w:t>Figure 18: Membership table</w:t>
      </w:r>
    </w:p>
    <w:p w14:paraId="0000024B" w14:textId="77777777" w:rsidR="003C0B2E" w:rsidRPr="00FA2A5F" w:rsidRDefault="00243B54">
      <w:pPr>
        <w:pStyle w:val="Heading3"/>
        <w:numPr>
          <w:ilvl w:val="0"/>
          <w:numId w:val="13"/>
        </w:numPr>
        <w:rPr>
          <w:rFonts w:ascii="Times New Roman" w:hAnsi="Times New Roman" w:cs="Times New Roman"/>
        </w:rPr>
      </w:pPr>
      <w:bookmarkStart w:id="59" w:name="_heading=h.2zbgiuw" w:colFirst="0" w:colLast="0"/>
      <w:bookmarkEnd w:id="59"/>
      <w:r w:rsidRPr="00FA2A5F">
        <w:rPr>
          <w:rFonts w:ascii="Times New Roman" w:hAnsi="Times New Roman" w:cs="Times New Roman"/>
        </w:rPr>
        <w:t>Small scale Farmers table</w:t>
      </w:r>
    </w:p>
    <w:p w14:paraId="0000024C"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038725" cy="2247900"/>
            <wp:effectExtent l="0" t="0" r="0" b="0"/>
            <wp:docPr id="9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l="25481" t="3605" r="15544" b="62341"/>
                    <a:stretch>
                      <a:fillRect/>
                    </a:stretch>
                  </pic:blipFill>
                  <pic:spPr>
                    <a:xfrm>
                      <a:off x="0" y="0"/>
                      <a:ext cx="5038725" cy="2247900"/>
                    </a:xfrm>
                    <a:prstGeom prst="rect">
                      <a:avLst/>
                    </a:prstGeom>
                    <a:ln/>
                  </pic:spPr>
                </pic:pic>
              </a:graphicData>
            </a:graphic>
          </wp:inline>
        </w:drawing>
      </w:r>
    </w:p>
    <w:p w14:paraId="0000024D"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60" w:name="_heading=h.1egqt2p" w:colFirst="0" w:colLast="0"/>
      <w:bookmarkEnd w:id="60"/>
      <w:r w:rsidRPr="00FA2A5F">
        <w:rPr>
          <w:rFonts w:ascii="Times New Roman" w:hAnsi="Times New Roman" w:cs="Times New Roman"/>
          <w:i/>
          <w:color w:val="44546A"/>
          <w:sz w:val="18"/>
          <w:szCs w:val="18"/>
        </w:rPr>
        <w:t>Figure 19: Small scale farmers table</w:t>
      </w:r>
    </w:p>
    <w:p w14:paraId="0000024E" w14:textId="77777777" w:rsidR="003C0B2E" w:rsidRPr="00FA2A5F" w:rsidRDefault="00243B54">
      <w:pPr>
        <w:pStyle w:val="Heading3"/>
        <w:numPr>
          <w:ilvl w:val="0"/>
          <w:numId w:val="13"/>
        </w:numPr>
        <w:rPr>
          <w:rFonts w:ascii="Times New Roman" w:hAnsi="Times New Roman" w:cs="Times New Roman"/>
        </w:rPr>
      </w:pPr>
      <w:bookmarkStart w:id="61" w:name="_heading=h.3ygebqi" w:colFirst="0" w:colLast="0"/>
      <w:bookmarkEnd w:id="61"/>
      <w:r w:rsidRPr="00FA2A5F">
        <w:rPr>
          <w:rFonts w:ascii="Times New Roman" w:hAnsi="Times New Roman" w:cs="Times New Roman"/>
        </w:rPr>
        <w:lastRenderedPageBreak/>
        <w:t>Transport orders table</w:t>
      </w:r>
    </w:p>
    <w:p w14:paraId="0000024F"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600700" cy="3486150"/>
            <wp:effectExtent l="0" t="0" r="0" b="0"/>
            <wp:docPr id="9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l="24840" b="60737"/>
                    <a:stretch>
                      <a:fillRect/>
                    </a:stretch>
                  </pic:blipFill>
                  <pic:spPr>
                    <a:xfrm>
                      <a:off x="0" y="0"/>
                      <a:ext cx="5600700" cy="3486150"/>
                    </a:xfrm>
                    <a:prstGeom prst="rect">
                      <a:avLst/>
                    </a:prstGeom>
                    <a:ln/>
                  </pic:spPr>
                </pic:pic>
              </a:graphicData>
            </a:graphic>
          </wp:inline>
        </w:drawing>
      </w:r>
    </w:p>
    <w:p w14:paraId="00000250"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62" w:name="_heading=h.2dlolyb" w:colFirst="0" w:colLast="0"/>
      <w:bookmarkEnd w:id="62"/>
      <w:r w:rsidRPr="00FA2A5F">
        <w:rPr>
          <w:rFonts w:ascii="Times New Roman" w:hAnsi="Times New Roman" w:cs="Times New Roman"/>
          <w:i/>
          <w:color w:val="44546A"/>
          <w:sz w:val="18"/>
          <w:szCs w:val="18"/>
        </w:rPr>
        <w:t>Figure 20: Transport orders table</w:t>
      </w:r>
    </w:p>
    <w:p w14:paraId="00000251" w14:textId="77777777" w:rsidR="003C0B2E" w:rsidRPr="00FA2A5F" w:rsidRDefault="00243B54">
      <w:pPr>
        <w:pStyle w:val="Heading3"/>
        <w:numPr>
          <w:ilvl w:val="0"/>
          <w:numId w:val="13"/>
        </w:numPr>
        <w:rPr>
          <w:rFonts w:ascii="Times New Roman" w:hAnsi="Times New Roman" w:cs="Times New Roman"/>
        </w:rPr>
      </w:pPr>
      <w:bookmarkStart w:id="63" w:name="_heading=h.sqyw64" w:colFirst="0" w:colLast="0"/>
      <w:bookmarkEnd w:id="63"/>
      <w:r w:rsidRPr="00FA2A5F">
        <w:rPr>
          <w:rFonts w:ascii="Times New Roman" w:hAnsi="Times New Roman" w:cs="Times New Roman"/>
        </w:rPr>
        <w:t>Vehicle expenses table</w:t>
      </w:r>
    </w:p>
    <w:p w14:paraId="00000252"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400675" cy="1676400"/>
            <wp:effectExtent l="0" t="0" r="0" b="0"/>
            <wp:docPr id="9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l="25000" t="6811" r="31891" b="71355"/>
                    <a:stretch>
                      <a:fillRect/>
                    </a:stretch>
                  </pic:blipFill>
                  <pic:spPr>
                    <a:xfrm>
                      <a:off x="0" y="0"/>
                      <a:ext cx="5400675" cy="1676400"/>
                    </a:xfrm>
                    <a:prstGeom prst="rect">
                      <a:avLst/>
                    </a:prstGeom>
                    <a:ln/>
                  </pic:spPr>
                </pic:pic>
              </a:graphicData>
            </a:graphic>
          </wp:inline>
        </w:drawing>
      </w:r>
    </w:p>
    <w:p w14:paraId="00000253"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64" w:name="_heading=h.3cqmetx" w:colFirst="0" w:colLast="0"/>
      <w:bookmarkEnd w:id="64"/>
      <w:r w:rsidRPr="00FA2A5F">
        <w:rPr>
          <w:rFonts w:ascii="Times New Roman" w:hAnsi="Times New Roman" w:cs="Times New Roman"/>
          <w:i/>
          <w:color w:val="44546A"/>
          <w:sz w:val="18"/>
          <w:szCs w:val="18"/>
        </w:rPr>
        <w:t>Figure 21: Vehicle expenses table</w:t>
      </w:r>
    </w:p>
    <w:p w14:paraId="00000254" w14:textId="77777777" w:rsidR="003C0B2E" w:rsidRPr="00FA2A5F" w:rsidRDefault="00243B54">
      <w:pPr>
        <w:pStyle w:val="Heading3"/>
        <w:numPr>
          <w:ilvl w:val="0"/>
          <w:numId w:val="13"/>
        </w:numPr>
        <w:rPr>
          <w:rFonts w:ascii="Times New Roman" w:hAnsi="Times New Roman" w:cs="Times New Roman"/>
        </w:rPr>
      </w:pPr>
      <w:bookmarkStart w:id="65" w:name="_heading=h.1rvwp1q" w:colFirst="0" w:colLast="0"/>
      <w:bookmarkEnd w:id="65"/>
      <w:r w:rsidRPr="00FA2A5F">
        <w:rPr>
          <w:rFonts w:ascii="Times New Roman" w:hAnsi="Times New Roman" w:cs="Times New Roman"/>
        </w:rPr>
        <w:lastRenderedPageBreak/>
        <w:t>Drivers table</w:t>
      </w:r>
    </w:p>
    <w:p w14:paraId="00000255"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915025" cy="1704975"/>
            <wp:effectExtent l="0" t="0" r="0" b="0"/>
            <wp:docPr id="98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l="23718" b="72356"/>
                    <a:stretch>
                      <a:fillRect/>
                    </a:stretch>
                  </pic:blipFill>
                  <pic:spPr>
                    <a:xfrm>
                      <a:off x="0" y="0"/>
                      <a:ext cx="5915025" cy="1704975"/>
                    </a:xfrm>
                    <a:prstGeom prst="rect">
                      <a:avLst/>
                    </a:prstGeom>
                    <a:ln/>
                  </pic:spPr>
                </pic:pic>
              </a:graphicData>
            </a:graphic>
          </wp:inline>
        </w:drawing>
      </w:r>
    </w:p>
    <w:p w14:paraId="00000256"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66" w:name="_heading=h.4bvk7pj" w:colFirst="0" w:colLast="0"/>
      <w:bookmarkEnd w:id="66"/>
      <w:r w:rsidRPr="00FA2A5F">
        <w:rPr>
          <w:rFonts w:ascii="Times New Roman" w:hAnsi="Times New Roman" w:cs="Times New Roman"/>
          <w:i/>
          <w:color w:val="44546A"/>
          <w:sz w:val="18"/>
          <w:szCs w:val="18"/>
        </w:rPr>
        <w:t>Figure 22: Drivers table</w:t>
      </w:r>
    </w:p>
    <w:p w14:paraId="00000257" w14:textId="77777777" w:rsidR="003C0B2E" w:rsidRPr="00FA2A5F" w:rsidRDefault="00243B54">
      <w:pPr>
        <w:pStyle w:val="Heading2"/>
        <w:rPr>
          <w:rFonts w:ascii="Times New Roman" w:hAnsi="Times New Roman" w:cs="Times New Roman"/>
        </w:rPr>
      </w:pPr>
      <w:bookmarkStart w:id="67" w:name="_heading=h.2r0uhxc" w:colFirst="0" w:colLast="0"/>
      <w:bookmarkEnd w:id="67"/>
      <w:r w:rsidRPr="00FA2A5F">
        <w:rPr>
          <w:rFonts w:ascii="Times New Roman" w:hAnsi="Times New Roman" w:cs="Times New Roman"/>
        </w:rPr>
        <w:br w:type="page"/>
      </w:r>
      <w:r w:rsidRPr="00FA2A5F">
        <w:rPr>
          <w:rFonts w:ascii="Times New Roman" w:hAnsi="Times New Roman" w:cs="Times New Roman"/>
        </w:rPr>
        <w:lastRenderedPageBreak/>
        <w:t>Relationships</w:t>
      </w:r>
    </w:p>
    <w:p w14:paraId="00000258"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734050" cy="6486525"/>
            <wp:effectExtent l="0" t="0" r="0" b="0"/>
            <wp:docPr id="9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l="24519" b="22676"/>
                    <a:stretch>
                      <a:fillRect/>
                    </a:stretch>
                  </pic:blipFill>
                  <pic:spPr>
                    <a:xfrm>
                      <a:off x="0" y="0"/>
                      <a:ext cx="5734050" cy="6486525"/>
                    </a:xfrm>
                    <a:prstGeom prst="rect">
                      <a:avLst/>
                    </a:prstGeom>
                    <a:ln/>
                  </pic:spPr>
                </pic:pic>
              </a:graphicData>
            </a:graphic>
          </wp:inline>
        </w:drawing>
      </w:r>
    </w:p>
    <w:p w14:paraId="00000259"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68" w:name="_heading=h.1664s55" w:colFirst="0" w:colLast="0"/>
      <w:bookmarkEnd w:id="68"/>
      <w:r w:rsidRPr="00FA2A5F">
        <w:rPr>
          <w:rFonts w:ascii="Times New Roman" w:hAnsi="Times New Roman" w:cs="Times New Roman"/>
          <w:i/>
          <w:color w:val="44546A"/>
          <w:sz w:val="18"/>
          <w:szCs w:val="18"/>
        </w:rPr>
        <w:t>Figure 23: Relationships</w:t>
      </w:r>
    </w:p>
    <w:p w14:paraId="0000025A"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5B" w14:textId="77777777" w:rsidR="003C0B2E" w:rsidRPr="00FA2A5F" w:rsidRDefault="00243B54">
      <w:pPr>
        <w:pStyle w:val="Heading2"/>
        <w:rPr>
          <w:rFonts w:ascii="Times New Roman" w:hAnsi="Times New Roman" w:cs="Times New Roman"/>
        </w:rPr>
      </w:pPr>
      <w:bookmarkStart w:id="69" w:name="_heading=h.3q5sasy" w:colFirst="0" w:colLast="0"/>
      <w:bookmarkEnd w:id="69"/>
      <w:r w:rsidRPr="00FA2A5F">
        <w:rPr>
          <w:rFonts w:ascii="Times New Roman" w:hAnsi="Times New Roman" w:cs="Times New Roman"/>
        </w:rPr>
        <w:lastRenderedPageBreak/>
        <w:t>Input Screens</w:t>
      </w:r>
    </w:p>
    <w:p w14:paraId="0000025C" w14:textId="77777777" w:rsidR="003C0B2E" w:rsidRPr="00FA2A5F" w:rsidRDefault="00243B54">
      <w:pPr>
        <w:pStyle w:val="Heading3"/>
        <w:numPr>
          <w:ilvl w:val="0"/>
          <w:numId w:val="14"/>
        </w:numPr>
        <w:rPr>
          <w:rFonts w:ascii="Times New Roman" w:hAnsi="Times New Roman" w:cs="Times New Roman"/>
        </w:rPr>
      </w:pPr>
      <w:bookmarkStart w:id="70" w:name="_heading=h.25b2l0r" w:colFirst="0" w:colLast="0"/>
      <w:bookmarkEnd w:id="70"/>
      <w:r w:rsidRPr="00FA2A5F">
        <w:rPr>
          <w:rFonts w:ascii="Times New Roman" w:hAnsi="Times New Roman" w:cs="Times New Roman"/>
        </w:rPr>
        <w:t>Groups registration form</w:t>
      </w:r>
    </w:p>
    <w:p w14:paraId="0000025D"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4924425" cy="4114800"/>
            <wp:effectExtent l="0" t="0" r="0" b="0"/>
            <wp:docPr id="98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4"/>
                    <a:srcRect l="31891" t="12419" r="22916" b="11459"/>
                    <a:stretch>
                      <a:fillRect/>
                    </a:stretch>
                  </pic:blipFill>
                  <pic:spPr>
                    <a:xfrm>
                      <a:off x="0" y="0"/>
                      <a:ext cx="4924425" cy="4114800"/>
                    </a:xfrm>
                    <a:prstGeom prst="rect">
                      <a:avLst/>
                    </a:prstGeom>
                    <a:ln/>
                  </pic:spPr>
                </pic:pic>
              </a:graphicData>
            </a:graphic>
          </wp:inline>
        </w:drawing>
      </w:r>
    </w:p>
    <w:p w14:paraId="0000025E"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71" w:name="_heading=h.kgcv8k" w:colFirst="0" w:colLast="0"/>
      <w:bookmarkEnd w:id="71"/>
      <w:r w:rsidRPr="00FA2A5F">
        <w:rPr>
          <w:rFonts w:ascii="Times New Roman" w:hAnsi="Times New Roman" w:cs="Times New Roman"/>
          <w:i/>
          <w:color w:val="44546A"/>
          <w:sz w:val="18"/>
          <w:szCs w:val="18"/>
        </w:rPr>
        <w:t>Figure 24: Groups registration form</w:t>
      </w:r>
    </w:p>
    <w:p w14:paraId="0000025F" w14:textId="77777777" w:rsidR="003C0B2E" w:rsidRPr="00FA2A5F" w:rsidRDefault="00243B54">
      <w:pPr>
        <w:pStyle w:val="Heading3"/>
        <w:numPr>
          <w:ilvl w:val="0"/>
          <w:numId w:val="14"/>
        </w:numPr>
        <w:rPr>
          <w:rFonts w:ascii="Times New Roman" w:hAnsi="Times New Roman" w:cs="Times New Roman"/>
        </w:rPr>
      </w:pPr>
      <w:bookmarkStart w:id="72" w:name="_heading=h.34g0dwd" w:colFirst="0" w:colLast="0"/>
      <w:bookmarkEnd w:id="72"/>
      <w:r w:rsidRPr="00FA2A5F">
        <w:rPr>
          <w:rFonts w:ascii="Times New Roman" w:hAnsi="Times New Roman" w:cs="Times New Roman"/>
        </w:rPr>
        <w:lastRenderedPageBreak/>
        <w:t>Large scale farmers’ registration f</w:t>
      </w:r>
      <w:r w:rsidRPr="00FA2A5F">
        <w:rPr>
          <w:rFonts w:ascii="Times New Roman" w:hAnsi="Times New Roman" w:cs="Times New Roman"/>
        </w:rPr>
        <w:t>orm</w:t>
      </w:r>
    </w:p>
    <w:p w14:paraId="00000260"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4781550" cy="2828925"/>
            <wp:effectExtent l="0" t="0" r="0" b="0"/>
            <wp:docPr id="9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l="27563" t="14022" r="27404" b="28085"/>
                    <a:stretch>
                      <a:fillRect/>
                    </a:stretch>
                  </pic:blipFill>
                  <pic:spPr>
                    <a:xfrm>
                      <a:off x="0" y="0"/>
                      <a:ext cx="4781550" cy="2828925"/>
                    </a:xfrm>
                    <a:prstGeom prst="rect">
                      <a:avLst/>
                    </a:prstGeom>
                    <a:ln/>
                  </pic:spPr>
                </pic:pic>
              </a:graphicData>
            </a:graphic>
          </wp:inline>
        </w:drawing>
      </w:r>
    </w:p>
    <w:p w14:paraId="00000261"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73" w:name="_heading=h.1jlao46" w:colFirst="0" w:colLast="0"/>
      <w:bookmarkEnd w:id="73"/>
      <w:r w:rsidRPr="00FA2A5F">
        <w:rPr>
          <w:rFonts w:ascii="Times New Roman" w:hAnsi="Times New Roman" w:cs="Times New Roman"/>
          <w:i/>
          <w:color w:val="44546A"/>
          <w:sz w:val="18"/>
          <w:szCs w:val="18"/>
        </w:rPr>
        <w:t>Figure 25: Large scale farmers registration form</w:t>
      </w:r>
    </w:p>
    <w:p w14:paraId="00000262" w14:textId="77777777" w:rsidR="003C0B2E" w:rsidRPr="00FA2A5F" w:rsidRDefault="00243B54">
      <w:pPr>
        <w:pStyle w:val="Heading3"/>
        <w:numPr>
          <w:ilvl w:val="0"/>
          <w:numId w:val="14"/>
        </w:numPr>
        <w:rPr>
          <w:rFonts w:ascii="Times New Roman" w:hAnsi="Times New Roman" w:cs="Times New Roman"/>
        </w:rPr>
      </w:pPr>
      <w:bookmarkStart w:id="74" w:name="_heading=h.43ky6rz" w:colFirst="0" w:colLast="0"/>
      <w:bookmarkEnd w:id="74"/>
      <w:r w:rsidRPr="00FA2A5F">
        <w:rPr>
          <w:rFonts w:ascii="Times New Roman" w:hAnsi="Times New Roman" w:cs="Times New Roman"/>
        </w:rPr>
        <w:t>Transport order placing form</w:t>
      </w:r>
    </w:p>
    <w:p w14:paraId="00000263"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6019800" cy="2895600"/>
            <wp:effectExtent l="0" t="0" r="0" b="0"/>
            <wp:docPr id="9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6"/>
                    <a:srcRect l="31891" t="21635" r="16346" b="31690"/>
                    <a:stretch>
                      <a:fillRect/>
                    </a:stretch>
                  </pic:blipFill>
                  <pic:spPr>
                    <a:xfrm>
                      <a:off x="0" y="0"/>
                      <a:ext cx="6019800" cy="2895600"/>
                    </a:xfrm>
                    <a:prstGeom prst="rect">
                      <a:avLst/>
                    </a:prstGeom>
                    <a:ln/>
                  </pic:spPr>
                </pic:pic>
              </a:graphicData>
            </a:graphic>
          </wp:inline>
        </w:drawing>
      </w:r>
    </w:p>
    <w:p w14:paraId="00000264"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75" w:name="_heading=h.2iq8gzs" w:colFirst="0" w:colLast="0"/>
      <w:bookmarkEnd w:id="75"/>
      <w:r w:rsidRPr="00FA2A5F">
        <w:rPr>
          <w:rFonts w:ascii="Times New Roman" w:hAnsi="Times New Roman" w:cs="Times New Roman"/>
          <w:i/>
          <w:color w:val="44546A"/>
          <w:sz w:val="18"/>
          <w:szCs w:val="18"/>
        </w:rPr>
        <w:t>Figure 26: Transport order placing form</w:t>
      </w:r>
    </w:p>
    <w:p w14:paraId="00000265" w14:textId="77777777" w:rsidR="003C0B2E" w:rsidRPr="00FA2A5F" w:rsidRDefault="00243B54">
      <w:pPr>
        <w:pStyle w:val="Heading3"/>
        <w:numPr>
          <w:ilvl w:val="0"/>
          <w:numId w:val="14"/>
        </w:numPr>
        <w:rPr>
          <w:rFonts w:ascii="Times New Roman" w:hAnsi="Times New Roman" w:cs="Times New Roman"/>
        </w:rPr>
      </w:pPr>
      <w:bookmarkStart w:id="76" w:name="_heading=h.xvir7l" w:colFirst="0" w:colLast="0"/>
      <w:bookmarkEnd w:id="76"/>
      <w:r w:rsidRPr="00FA2A5F">
        <w:rPr>
          <w:rFonts w:ascii="Times New Roman" w:hAnsi="Times New Roman" w:cs="Times New Roman"/>
        </w:rPr>
        <w:lastRenderedPageBreak/>
        <w:t>Vehicle expenses Recording form</w:t>
      </w:r>
    </w:p>
    <w:p w14:paraId="00000266"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676900" cy="4143375"/>
            <wp:effectExtent l="0" t="0" r="0" b="0"/>
            <wp:docPr id="98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l="32532" t="16627" r="32371" b="34495"/>
                    <a:stretch>
                      <a:fillRect/>
                    </a:stretch>
                  </pic:blipFill>
                  <pic:spPr>
                    <a:xfrm>
                      <a:off x="0" y="0"/>
                      <a:ext cx="5676900" cy="4143375"/>
                    </a:xfrm>
                    <a:prstGeom prst="rect">
                      <a:avLst/>
                    </a:prstGeom>
                    <a:ln/>
                  </pic:spPr>
                </pic:pic>
              </a:graphicData>
            </a:graphic>
          </wp:inline>
        </w:drawing>
      </w:r>
    </w:p>
    <w:p w14:paraId="00000267"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77" w:name="_heading=h.3hv69ve" w:colFirst="0" w:colLast="0"/>
      <w:bookmarkEnd w:id="77"/>
      <w:r w:rsidRPr="00FA2A5F">
        <w:rPr>
          <w:rFonts w:ascii="Times New Roman" w:hAnsi="Times New Roman" w:cs="Times New Roman"/>
          <w:i/>
          <w:color w:val="44546A"/>
          <w:sz w:val="18"/>
          <w:szCs w:val="18"/>
        </w:rPr>
        <w:t>Figure 27: Vehicle expenses recording form</w:t>
      </w:r>
    </w:p>
    <w:p w14:paraId="00000268" w14:textId="77777777" w:rsidR="003C0B2E" w:rsidRPr="00FA2A5F" w:rsidRDefault="00243B54">
      <w:pPr>
        <w:pStyle w:val="Heading2"/>
        <w:rPr>
          <w:rFonts w:ascii="Times New Roman" w:hAnsi="Times New Roman" w:cs="Times New Roman"/>
        </w:rPr>
      </w:pPr>
      <w:bookmarkStart w:id="78" w:name="_heading=h.1x0gk37" w:colFirst="0" w:colLast="0"/>
      <w:bookmarkEnd w:id="78"/>
      <w:r w:rsidRPr="00FA2A5F">
        <w:rPr>
          <w:rFonts w:ascii="Times New Roman" w:hAnsi="Times New Roman" w:cs="Times New Roman"/>
        </w:rPr>
        <w:lastRenderedPageBreak/>
        <w:t>Data Manipulations</w:t>
      </w:r>
    </w:p>
    <w:p w14:paraId="00000269" w14:textId="77777777" w:rsidR="003C0B2E" w:rsidRPr="00FA2A5F" w:rsidRDefault="00243B54">
      <w:pPr>
        <w:pStyle w:val="Heading3"/>
        <w:numPr>
          <w:ilvl w:val="0"/>
          <w:numId w:val="17"/>
        </w:numPr>
        <w:rPr>
          <w:rFonts w:ascii="Times New Roman" w:hAnsi="Times New Roman" w:cs="Times New Roman"/>
        </w:rPr>
      </w:pPr>
      <w:bookmarkStart w:id="79" w:name="_heading=h.4h042r0" w:colFirst="0" w:colLast="0"/>
      <w:bookmarkEnd w:id="79"/>
      <w:r w:rsidRPr="00FA2A5F">
        <w:rPr>
          <w:rFonts w:ascii="Times New Roman" w:hAnsi="Times New Roman" w:cs="Times New Roman"/>
        </w:rPr>
        <w:t xml:space="preserve">Payments to loaders query </w:t>
      </w:r>
    </w:p>
    <w:p w14:paraId="0000026A"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619750" cy="4505325"/>
            <wp:effectExtent l="0" t="0" r="0" b="0"/>
            <wp:docPr id="98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l="23558" t="11618" b="32893"/>
                    <a:stretch>
                      <a:fillRect/>
                    </a:stretch>
                  </pic:blipFill>
                  <pic:spPr>
                    <a:xfrm>
                      <a:off x="0" y="0"/>
                      <a:ext cx="5619750" cy="4505325"/>
                    </a:xfrm>
                    <a:prstGeom prst="rect">
                      <a:avLst/>
                    </a:prstGeom>
                    <a:ln/>
                  </pic:spPr>
                </pic:pic>
              </a:graphicData>
            </a:graphic>
          </wp:inline>
        </w:drawing>
      </w:r>
    </w:p>
    <w:p w14:paraId="0000026B"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80" w:name="_heading=h.2w5ecyt" w:colFirst="0" w:colLast="0"/>
      <w:bookmarkEnd w:id="80"/>
      <w:r w:rsidRPr="00FA2A5F">
        <w:rPr>
          <w:rFonts w:ascii="Times New Roman" w:hAnsi="Times New Roman" w:cs="Times New Roman"/>
          <w:i/>
          <w:color w:val="44546A"/>
          <w:sz w:val="18"/>
          <w:szCs w:val="18"/>
        </w:rPr>
        <w:t>Figure 28: Payment to loaders query design</w:t>
      </w:r>
    </w:p>
    <w:p w14:paraId="0000026C" w14:textId="77777777" w:rsidR="003C0B2E" w:rsidRPr="00FA2A5F" w:rsidRDefault="003C0B2E">
      <w:pPr>
        <w:rPr>
          <w:rFonts w:ascii="Times New Roman" w:hAnsi="Times New Roman" w:cs="Times New Roman"/>
        </w:rPr>
      </w:pPr>
    </w:p>
    <w:p w14:paraId="0000026D"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6E" w14:textId="77777777" w:rsidR="003C0B2E" w:rsidRPr="00FA2A5F" w:rsidRDefault="00243B54">
      <w:pPr>
        <w:pStyle w:val="Heading3"/>
        <w:numPr>
          <w:ilvl w:val="0"/>
          <w:numId w:val="17"/>
        </w:numPr>
        <w:rPr>
          <w:rFonts w:ascii="Times New Roman" w:hAnsi="Times New Roman" w:cs="Times New Roman"/>
        </w:rPr>
      </w:pPr>
      <w:bookmarkStart w:id="81" w:name="_heading=h.1baon6m" w:colFirst="0" w:colLast="0"/>
      <w:bookmarkEnd w:id="81"/>
      <w:r w:rsidRPr="00FA2A5F">
        <w:rPr>
          <w:rFonts w:ascii="Times New Roman" w:hAnsi="Times New Roman" w:cs="Times New Roman"/>
        </w:rPr>
        <w:lastRenderedPageBreak/>
        <w:t>Payments to drivers’ query</w:t>
      </w:r>
    </w:p>
    <w:p w14:paraId="0000026F"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848350" cy="3543300"/>
            <wp:effectExtent l="0" t="0" r="0" b="0"/>
            <wp:docPr id="98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9"/>
                    <a:srcRect l="24518" r="25961" b="35096"/>
                    <a:stretch>
                      <a:fillRect/>
                    </a:stretch>
                  </pic:blipFill>
                  <pic:spPr>
                    <a:xfrm>
                      <a:off x="0" y="0"/>
                      <a:ext cx="5848350" cy="3543300"/>
                    </a:xfrm>
                    <a:prstGeom prst="rect">
                      <a:avLst/>
                    </a:prstGeom>
                    <a:ln/>
                  </pic:spPr>
                </pic:pic>
              </a:graphicData>
            </a:graphic>
          </wp:inline>
        </w:drawing>
      </w:r>
    </w:p>
    <w:p w14:paraId="00000270"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82" w:name="_heading=h.3vac5uf" w:colFirst="0" w:colLast="0"/>
      <w:bookmarkEnd w:id="82"/>
      <w:r w:rsidRPr="00FA2A5F">
        <w:rPr>
          <w:rFonts w:ascii="Times New Roman" w:hAnsi="Times New Roman" w:cs="Times New Roman"/>
          <w:i/>
          <w:color w:val="44546A"/>
          <w:sz w:val="18"/>
          <w:szCs w:val="18"/>
        </w:rPr>
        <w:t>Figure 29: Payments to drivers query design</w:t>
      </w:r>
    </w:p>
    <w:p w14:paraId="00000271" w14:textId="77777777" w:rsidR="003C0B2E" w:rsidRPr="00FA2A5F" w:rsidRDefault="00243B54">
      <w:pPr>
        <w:pStyle w:val="Heading3"/>
        <w:numPr>
          <w:ilvl w:val="0"/>
          <w:numId w:val="17"/>
        </w:numPr>
        <w:rPr>
          <w:rFonts w:ascii="Times New Roman" w:hAnsi="Times New Roman" w:cs="Times New Roman"/>
        </w:rPr>
      </w:pPr>
      <w:bookmarkStart w:id="83" w:name="_heading=h.2afmg28" w:colFirst="0" w:colLast="0"/>
      <w:bookmarkEnd w:id="83"/>
      <w:r w:rsidRPr="00FA2A5F">
        <w:rPr>
          <w:rFonts w:ascii="Times New Roman" w:hAnsi="Times New Roman" w:cs="Times New Roman"/>
        </w:rPr>
        <w:lastRenderedPageBreak/>
        <w:t>Penalties surcharged on drivers’ query</w:t>
      </w:r>
    </w:p>
    <w:p w14:paraId="00000272"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886450" cy="3752850"/>
            <wp:effectExtent l="0" t="0" r="0" b="0"/>
            <wp:docPr id="99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l="23718" t="1001" b="44511"/>
                    <a:stretch>
                      <a:fillRect/>
                    </a:stretch>
                  </pic:blipFill>
                  <pic:spPr>
                    <a:xfrm>
                      <a:off x="0" y="0"/>
                      <a:ext cx="5886450" cy="3752850"/>
                    </a:xfrm>
                    <a:prstGeom prst="rect">
                      <a:avLst/>
                    </a:prstGeom>
                    <a:ln/>
                  </pic:spPr>
                </pic:pic>
              </a:graphicData>
            </a:graphic>
          </wp:inline>
        </w:drawing>
      </w:r>
    </w:p>
    <w:p w14:paraId="00000273"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84" w:name="_heading=h.pkwqa1" w:colFirst="0" w:colLast="0"/>
      <w:bookmarkEnd w:id="84"/>
      <w:r w:rsidRPr="00FA2A5F">
        <w:rPr>
          <w:rFonts w:ascii="Times New Roman" w:hAnsi="Times New Roman" w:cs="Times New Roman"/>
          <w:i/>
          <w:color w:val="44546A"/>
          <w:sz w:val="18"/>
          <w:szCs w:val="18"/>
        </w:rPr>
        <w:t>Figure 30: Penalties on drivers query design</w:t>
      </w:r>
    </w:p>
    <w:p w14:paraId="00000274" w14:textId="77777777" w:rsidR="003C0B2E" w:rsidRPr="00FA2A5F" w:rsidRDefault="00243B54">
      <w:pPr>
        <w:pStyle w:val="Heading3"/>
        <w:numPr>
          <w:ilvl w:val="0"/>
          <w:numId w:val="17"/>
        </w:numPr>
        <w:rPr>
          <w:rFonts w:ascii="Times New Roman" w:hAnsi="Times New Roman" w:cs="Times New Roman"/>
        </w:rPr>
      </w:pPr>
      <w:bookmarkStart w:id="85" w:name="_heading=h.39kk8xu" w:colFirst="0" w:colLast="0"/>
      <w:bookmarkEnd w:id="85"/>
      <w:r w:rsidRPr="00FA2A5F">
        <w:rPr>
          <w:rFonts w:ascii="Times New Roman" w:hAnsi="Times New Roman" w:cs="Times New Roman"/>
        </w:rPr>
        <w:lastRenderedPageBreak/>
        <w:t>Revenue per vehicle query</w:t>
      </w:r>
    </w:p>
    <w:p w14:paraId="00000275"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553075" cy="4419600"/>
            <wp:effectExtent l="0" t="0" r="0" b="0"/>
            <wp:docPr id="99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l="25320" r="10576" b="20673"/>
                    <a:stretch>
                      <a:fillRect/>
                    </a:stretch>
                  </pic:blipFill>
                  <pic:spPr>
                    <a:xfrm>
                      <a:off x="0" y="0"/>
                      <a:ext cx="5553075" cy="4419600"/>
                    </a:xfrm>
                    <a:prstGeom prst="rect">
                      <a:avLst/>
                    </a:prstGeom>
                    <a:ln/>
                  </pic:spPr>
                </pic:pic>
              </a:graphicData>
            </a:graphic>
          </wp:inline>
        </w:drawing>
      </w:r>
    </w:p>
    <w:p w14:paraId="00000276"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86" w:name="_heading=h.1opuj5n" w:colFirst="0" w:colLast="0"/>
      <w:bookmarkEnd w:id="86"/>
      <w:r w:rsidRPr="00FA2A5F">
        <w:rPr>
          <w:rFonts w:ascii="Times New Roman" w:hAnsi="Times New Roman" w:cs="Times New Roman"/>
          <w:i/>
          <w:color w:val="44546A"/>
          <w:sz w:val="18"/>
          <w:szCs w:val="18"/>
        </w:rPr>
        <w:t xml:space="preserve">Figure 31: Revenue per </w:t>
      </w:r>
      <w:r w:rsidRPr="00FA2A5F">
        <w:rPr>
          <w:rFonts w:ascii="Times New Roman" w:hAnsi="Times New Roman" w:cs="Times New Roman"/>
          <w:i/>
          <w:color w:val="44546A"/>
          <w:sz w:val="18"/>
          <w:szCs w:val="18"/>
        </w:rPr>
        <w:t>vehicle query design</w:t>
      </w:r>
    </w:p>
    <w:p w14:paraId="00000277" w14:textId="77777777" w:rsidR="003C0B2E" w:rsidRPr="00FA2A5F" w:rsidRDefault="00243B54">
      <w:pPr>
        <w:pStyle w:val="Heading3"/>
        <w:numPr>
          <w:ilvl w:val="0"/>
          <w:numId w:val="17"/>
        </w:numPr>
        <w:rPr>
          <w:rFonts w:ascii="Times New Roman" w:hAnsi="Times New Roman" w:cs="Times New Roman"/>
        </w:rPr>
      </w:pPr>
      <w:bookmarkStart w:id="87" w:name="_heading=h.48pi1tg" w:colFirst="0" w:colLast="0"/>
      <w:bookmarkEnd w:id="87"/>
      <w:r w:rsidRPr="00FA2A5F">
        <w:rPr>
          <w:rFonts w:ascii="Times New Roman" w:hAnsi="Times New Roman" w:cs="Times New Roman"/>
        </w:rPr>
        <w:lastRenderedPageBreak/>
        <w:t>Expenses for each vehicle</w:t>
      </w:r>
    </w:p>
    <w:p w14:paraId="00000278"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476875" cy="2857500"/>
            <wp:effectExtent l="0" t="0" r="0" b="0"/>
            <wp:docPr id="99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l="23718" r="30448" b="53926"/>
                    <a:stretch>
                      <a:fillRect/>
                    </a:stretch>
                  </pic:blipFill>
                  <pic:spPr>
                    <a:xfrm>
                      <a:off x="0" y="0"/>
                      <a:ext cx="5476875" cy="2857500"/>
                    </a:xfrm>
                    <a:prstGeom prst="rect">
                      <a:avLst/>
                    </a:prstGeom>
                    <a:ln/>
                  </pic:spPr>
                </pic:pic>
              </a:graphicData>
            </a:graphic>
          </wp:inline>
        </w:drawing>
      </w:r>
    </w:p>
    <w:p w14:paraId="00000279"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88" w:name="_heading=h.2nusc19" w:colFirst="0" w:colLast="0"/>
      <w:bookmarkEnd w:id="88"/>
      <w:r w:rsidRPr="00FA2A5F">
        <w:rPr>
          <w:rFonts w:ascii="Times New Roman" w:hAnsi="Times New Roman" w:cs="Times New Roman"/>
          <w:i/>
          <w:color w:val="44546A"/>
          <w:sz w:val="18"/>
          <w:szCs w:val="18"/>
        </w:rPr>
        <w:t>Figure 32: Expenses for each vehicle query design</w:t>
      </w:r>
    </w:p>
    <w:p w14:paraId="0000027A" w14:textId="77777777" w:rsidR="003C0B2E" w:rsidRPr="00FA2A5F" w:rsidRDefault="00243B54">
      <w:pPr>
        <w:pStyle w:val="Heading3"/>
        <w:numPr>
          <w:ilvl w:val="0"/>
          <w:numId w:val="17"/>
        </w:numPr>
        <w:rPr>
          <w:rFonts w:ascii="Times New Roman" w:hAnsi="Times New Roman" w:cs="Times New Roman"/>
        </w:rPr>
      </w:pPr>
      <w:bookmarkStart w:id="89" w:name="_heading=h.1302m92" w:colFirst="0" w:colLast="0"/>
      <w:bookmarkEnd w:id="89"/>
      <w:r w:rsidRPr="00FA2A5F">
        <w:rPr>
          <w:rFonts w:ascii="Times New Roman" w:hAnsi="Times New Roman" w:cs="Times New Roman"/>
        </w:rPr>
        <w:lastRenderedPageBreak/>
        <w:t>Tax payable</w:t>
      </w:r>
    </w:p>
    <w:p w14:paraId="0000027B"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6057900" cy="4295775"/>
            <wp:effectExtent l="0" t="0" r="0" b="0"/>
            <wp:docPr id="99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r="10255" b="29287"/>
                    <a:stretch>
                      <a:fillRect/>
                    </a:stretch>
                  </pic:blipFill>
                  <pic:spPr>
                    <a:xfrm>
                      <a:off x="0" y="0"/>
                      <a:ext cx="6057900" cy="4295775"/>
                    </a:xfrm>
                    <a:prstGeom prst="rect">
                      <a:avLst/>
                    </a:prstGeom>
                    <a:ln/>
                  </pic:spPr>
                </pic:pic>
              </a:graphicData>
            </a:graphic>
          </wp:inline>
        </w:drawing>
      </w:r>
    </w:p>
    <w:p w14:paraId="0000027C"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90" w:name="_heading=h.3mzq4wv" w:colFirst="0" w:colLast="0"/>
      <w:bookmarkEnd w:id="90"/>
      <w:r w:rsidRPr="00FA2A5F">
        <w:rPr>
          <w:rFonts w:ascii="Times New Roman" w:hAnsi="Times New Roman" w:cs="Times New Roman"/>
          <w:i/>
          <w:color w:val="44546A"/>
          <w:sz w:val="18"/>
          <w:szCs w:val="18"/>
        </w:rPr>
        <w:t>Figure 33: Tax payable query design</w:t>
      </w:r>
    </w:p>
    <w:p w14:paraId="0000027D" w14:textId="77777777" w:rsidR="003C0B2E" w:rsidRPr="00FA2A5F" w:rsidRDefault="00243B54">
      <w:pPr>
        <w:pStyle w:val="Heading3"/>
        <w:numPr>
          <w:ilvl w:val="0"/>
          <w:numId w:val="17"/>
        </w:numPr>
        <w:rPr>
          <w:rFonts w:ascii="Times New Roman" w:hAnsi="Times New Roman" w:cs="Times New Roman"/>
        </w:rPr>
      </w:pPr>
      <w:bookmarkStart w:id="91" w:name="_heading=h.2250f4o" w:colFirst="0" w:colLast="0"/>
      <w:bookmarkEnd w:id="91"/>
      <w:r w:rsidRPr="00FA2A5F">
        <w:rPr>
          <w:rFonts w:ascii="Times New Roman" w:hAnsi="Times New Roman" w:cs="Times New Roman"/>
        </w:rPr>
        <w:lastRenderedPageBreak/>
        <w:t>Overall company expenses query design</w:t>
      </w:r>
    </w:p>
    <w:p w14:paraId="0000027E"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753100" cy="4048125"/>
            <wp:effectExtent l="0" t="0" r="0" b="0"/>
            <wp:docPr id="99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4"/>
                    <a:srcRect r="16506" b="29687"/>
                    <a:stretch>
                      <a:fillRect/>
                    </a:stretch>
                  </pic:blipFill>
                  <pic:spPr>
                    <a:xfrm>
                      <a:off x="0" y="0"/>
                      <a:ext cx="5753100" cy="4048125"/>
                    </a:xfrm>
                    <a:prstGeom prst="rect">
                      <a:avLst/>
                    </a:prstGeom>
                    <a:ln/>
                  </pic:spPr>
                </pic:pic>
              </a:graphicData>
            </a:graphic>
          </wp:inline>
        </w:drawing>
      </w:r>
    </w:p>
    <w:p w14:paraId="0000027F"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92" w:name="_heading=h.haapch" w:colFirst="0" w:colLast="0"/>
      <w:bookmarkEnd w:id="92"/>
      <w:r w:rsidRPr="00FA2A5F">
        <w:rPr>
          <w:rFonts w:ascii="Times New Roman" w:hAnsi="Times New Roman" w:cs="Times New Roman"/>
          <w:i/>
          <w:color w:val="44546A"/>
          <w:sz w:val="18"/>
          <w:szCs w:val="18"/>
        </w:rPr>
        <w:t>Figure 34: Company expenses query design</w:t>
      </w:r>
    </w:p>
    <w:p w14:paraId="00000280" w14:textId="77777777" w:rsidR="003C0B2E" w:rsidRPr="00FA2A5F" w:rsidRDefault="003C0B2E">
      <w:pPr>
        <w:rPr>
          <w:rFonts w:ascii="Times New Roman" w:hAnsi="Times New Roman" w:cs="Times New Roman"/>
        </w:rPr>
      </w:pPr>
    </w:p>
    <w:p w14:paraId="00000281" w14:textId="77777777" w:rsidR="003C0B2E" w:rsidRPr="00FA2A5F" w:rsidRDefault="00243B54">
      <w:pPr>
        <w:pStyle w:val="Heading3"/>
        <w:numPr>
          <w:ilvl w:val="0"/>
          <w:numId w:val="17"/>
        </w:numPr>
        <w:rPr>
          <w:rFonts w:ascii="Times New Roman" w:hAnsi="Times New Roman" w:cs="Times New Roman"/>
        </w:rPr>
      </w:pPr>
      <w:bookmarkStart w:id="93" w:name="_heading=h.319y80a" w:colFirst="0" w:colLast="0"/>
      <w:bookmarkEnd w:id="93"/>
      <w:r w:rsidRPr="00FA2A5F">
        <w:rPr>
          <w:rFonts w:ascii="Times New Roman" w:hAnsi="Times New Roman" w:cs="Times New Roman"/>
        </w:rPr>
        <w:lastRenderedPageBreak/>
        <w:t>Overall company profit calculation</w:t>
      </w:r>
    </w:p>
    <w:p w14:paraId="00000282"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6048375" cy="4524375"/>
            <wp:effectExtent l="0" t="0" r="0" b="0"/>
            <wp:docPr id="99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5"/>
                    <a:srcRect r="17308" b="31690"/>
                    <a:stretch>
                      <a:fillRect/>
                    </a:stretch>
                  </pic:blipFill>
                  <pic:spPr>
                    <a:xfrm>
                      <a:off x="0" y="0"/>
                      <a:ext cx="6048375" cy="4524375"/>
                    </a:xfrm>
                    <a:prstGeom prst="rect">
                      <a:avLst/>
                    </a:prstGeom>
                    <a:ln/>
                  </pic:spPr>
                </pic:pic>
              </a:graphicData>
            </a:graphic>
          </wp:inline>
        </w:drawing>
      </w:r>
    </w:p>
    <w:p w14:paraId="00000283"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94" w:name="_heading=h.1gf8i83" w:colFirst="0" w:colLast="0"/>
      <w:bookmarkEnd w:id="94"/>
      <w:r w:rsidRPr="00FA2A5F">
        <w:rPr>
          <w:rFonts w:ascii="Times New Roman" w:hAnsi="Times New Roman" w:cs="Times New Roman"/>
          <w:i/>
          <w:color w:val="44546A"/>
          <w:sz w:val="18"/>
          <w:szCs w:val="18"/>
        </w:rPr>
        <w:t>Figure 35: Company profit query design</w:t>
      </w:r>
    </w:p>
    <w:p w14:paraId="00000284"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85" w14:textId="77777777" w:rsidR="003C0B2E" w:rsidRPr="00FA2A5F" w:rsidRDefault="00243B54">
      <w:pPr>
        <w:pStyle w:val="Heading2"/>
        <w:rPr>
          <w:rFonts w:ascii="Times New Roman" w:hAnsi="Times New Roman" w:cs="Times New Roman"/>
        </w:rPr>
      </w:pPr>
      <w:bookmarkStart w:id="95" w:name="_heading=h.40ew0vw" w:colFirst="0" w:colLast="0"/>
      <w:bookmarkEnd w:id="95"/>
      <w:r w:rsidRPr="00FA2A5F">
        <w:rPr>
          <w:rFonts w:ascii="Times New Roman" w:hAnsi="Times New Roman" w:cs="Times New Roman"/>
        </w:rPr>
        <w:lastRenderedPageBreak/>
        <w:t>Output Screens</w:t>
      </w:r>
    </w:p>
    <w:p w14:paraId="00000286" w14:textId="77777777" w:rsidR="003C0B2E" w:rsidRPr="00FA2A5F" w:rsidRDefault="00243B54">
      <w:pPr>
        <w:pStyle w:val="Heading3"/>
        <w:numPr>
          <w:ilvl w:val="0"/>
          <w:numId w:val="19"/>
        </w:numPr>
        <w:rPr>
          <w:rFonts w:ascii="Times New Roman" w:hAnsi="Times New Roman" w:cs="Times New Roman"/>
        </w:rPr>
      </w:pPr>
      <w:bookmarkStart w:id="96" w:name="_heading=h.2fk6b3p" w:colFirst="0" w:colLast="0"/>
      <w:bookmarkEnd w:id="96"/>
      <w:r w:rsidRPr="00FA2A5F">
        <w:rPr>
          <w:rFonts w:ascii="Times New Roman" w:hAnsi="Times New Roman" w:cs="Times New Roman"/>
        </w:rPr>
        <w:t>Transport Order invoice report</w:t>
      </w:r>
    </w:p>
    <w:p w14:paraId="00000287"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105400" cy="3238500"/>
            <wp:effectExtent l="0" t="0" r="0" b="0"/>
            <wp:docPr id="99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6"/>
                    <a:srcRect l="22596" t="15025" r="20513" b="32691"/>
                    <a:stretch>
                      <a:fillRect/>
                    </a:stretch>
                  </pic:blipFill>
                  <pic:spPr>
                    <a:xfrm>
                      <a:off x="0" y="0"/>
                      <a:ext cx="5105400" cy="3238500"/>
                    </a:xfrm>
                    <a:prstGeom prst="rect">
                      <a:avLst/>
                    </a:prstGeom>
                    <a:ln/>
                  </pic:spPr>
                </pic:pic>
              </a:graphicData>
            </a:graphic>
          </wp:inline>
        </w:drawing>
      </w:r>
    </w:p>
    <w:p w14:paraId="00000288"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97" w:name="_heading=h.upglbi" w:colFirst="0" w:colLast="0"/>
      <w:bookmarkEnd w:id="97"/>
      <w:r w:rsidRPr="00FA2A5F">
        <w:rPr>
          <w:rFonts w:ascii="Times New Roman" w:hAnsi="Times New Roman" w:cs="Times New Roman"/>
          <w:i/>
          <w:color w:val="44546A"/>
          <w:sz w:val="18"/>
          <w:szCs w:val="18"/>
        </w:rPr>
        <w:t>Figure 36: Transport order invoice</w:t>
      </w:r>
    </w:p>
    <w:p w14:paraId="00000289" w14:textId="77777777" w:rsidR="003C0B2E" w:rsidRPr="00FA2A5F" w:rsidRDefault="00243B54">
      <w:pPr>
        <w:pStyle w:val="Heading3"/>
        <w:numPr>
          <w:ilvl w:val="0"/>
          <w:numId w:val="19"/>
        </w:numPr>
        <w:rPr>
          <w:rFonts w:ascii="Times New Roman" w:hAnsi="Times New Roman" w:cs="Times New Roman"/>
        </w:rPr>
      </w:pPr>
      <w:bookmarkStart w:id="98" w:name="_heading=h.3ep43zb" w:colFirst="0" w:colLast="0"/>
      <w:bookmarkEnd w:id="98"/>
      <w:r w:rsidRPr="00FA2A5F">
        <w:rPr>
          <w:rFonts w:ascii="Times New Roman" w:hAnsi="Times New Roman" w:cs="Times New Roman"/>
        </w:rPr>
        <w:t>Company Revenue Report</w:t>
      </w:r>
    </w:p>
    <w:p w14:paraId="0000028A"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153025" cy="3238500"/>
            <wp:effectExtent l="0" t="0" r="0" b="0"/>
            <wp:docPr id="9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a:srcRect l="25480" t="17829" r="10096" b="38101"/>
                    <a:stretch>
                      <a:fillRect/>
                    </a:stretch>
                  </pic:blipFill>
                  <pic:spPr>
                    <a:xfrm>
                      <a:off x="0" y="0"/>
                      <a:ext cx="5153025" cy="3238500"/>
                    </a:xfrm>
                    <a:prstGeom prst="rect">
                      <a:avLst/>
                    </a:prstGeom>
                    <a:ln/>
                  </pic:spPr>
                </pic:pic>
              </a:graphicData>
            </a:graphic>
          </wp:inline>
        </w:drawing>
      </w:r>
    </w:p>
    <w:p w14:paraId="0000028B"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99" w:name="_heading=h.1tuee74" w:colFirst="0" w:colLast="0"/>
      <w:bookmarkEnd w:id="99"/>
      <w:r w:rsidRPr="00FA2A5F">
        <w:rPr>
          <w:rFonts w:ascii="Times New Roman" w:hAnsi="Times New Roman" w:cs="Times New Roman"/>
          <w:i/>
          <w:color w:val="44546A"/>
          <w:sz w:val="18"/>
          <w:szCs w:val="18"/>
        </w:rPr>
        <w:t>Figure 37: Company revenue report</w:t>
      </w:r>
    </w:p>
    <w:p w14:paraId="0000028C" w14:textId="77777777" w:rsidR="003C0B2E" w:rsidRPr="00FA2A5F" w:rsidRDefault="003C0B2E">
      <w:pPr>
        <w:rPr>
          <w:rFonts w:ascii="Times New Roman" w:hAnsi="Times New Roman" w:cs="Times New Roman"/>
        </w:rPr>
      </w:pPr>
    </w:p>
    <w:p w14:paraId="0000028D" w14:textId="77777777" w:rsidR="003C0B2E" w:rsidRPr="00FA2A5F" w:rsidRDefault="00243B54">
      <w:pPr>
        <w:keepNext/>
        <w:numPr>
          <w:ilvl w:val="0"/>
          <w:numId w:val="19"/>
        </w:numPr>
        <w:pBdr>
          <w:top w:val="nil"/>
          <w:left w:val="nil"/>
          <w:bottom w:val="nil"/>
          <w:right w:val="nil"/>
          <w:between w:val="nil"/>
        </w:pBdr>
        <w:ind w:firstLine="0"/>
        <w:rPr>
          <w:rFonts w:ascii="Times New Roman" w:hAnsi="Times New Roman" w:cs="Times New Roman"/>
        </w:rPr>
      </w:pPr>
      <w:r w:rsidRPr="00FA2A5F">
        <w:rPr>
          <w:rFonts w:ascii="Times New Roman" w:hAnsi="Times New Roman" w:cs="Times New Roman"/>
          <w:color w:val="000000"/>
        </w:rPr>
        <w:t>Driver penalties report</w:t>
      </w:r>
      <w:r w:rsidRPr="00FA2A5F">
        <w:rPr>
          <w:rFonts w:ascii="Times New Roman" w:hAnsi="Times New Roman" w:cs="Times New Roman"/>
          <w:noProof/>
          <w:color w:val="000000"/>
        </w:rPr>
        <w:drawing>
          <wp:inline distT="0" distB="0" distL="0" distR="0">
            <wp:extent cx="4972050" cy="3476625"/>
            <wp:effectExtent l="0" t="0" r="0" b="0"/>
            <wp:docPr id="9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l="25320" t="18153" r="8814" b="47717"/>
                    <a:stretch>
                      <a:fillRect/>
                    </a:stretch>
                  </pic:blipFill>
                  <pic:spPr>
                    <a:xfrm>
                      <a:off x="0" y="0"/>
                      <a:ext cx="4972050" cy="3476625"/>
                    </a:xfrm>
                    <a:prstGeom prst="rect">
                      <a:avLst/>
                    </a:prstGeom>
                    <a:ln/>
                  </pic:spPr>
                </pic:pic>
              </a:graphicData>
            </a:graphic>
          </wp:inline>
        </w:drawing>
      </w:r>
    </w:p>
    <w:p w14:paraId="0000028E"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00" w:name="_heading=h.4du1wux" w:colFirst="0" w:colLast="0"/>
      <w:bookmarkEnd w:id="100"/>
      <w:r w:rsidRPr="00FA2A5F">
        <w:rPr>
          <w:rFonts w:ascii="Times New Roman" w:hAnsi="Times New Roman" w:cs="Times New Roman"/>
          <w:i/>
          <w:color w:val="44546A"/>
          <w:sz w:val="18"/>
          <w:szCs w:val="18"/>
        </w:rPr>
        <w:t>Figure 38: Driver penalties report</w:t>
      </w:r>
    </w:p>
    <w:p w14:paraId="0000028F"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90" w14:textId="77777777" w:rsidR="003C0B2E" w:rsidRPr="00FA2A5F" w:rsidRDefault="00243B54">
      <w:pPr>
        <w:pStyle w:val="Heading1"/>
        <w:rPr>
          <w:rFonts w:ascii="Times New Roman" w:hAnsi="Times New Roman" w:cs="Times New Roman"/>
        </w:rPr>
      </w:pPr>
      <w:bookmarkStart w:id="101" w:name="_heading=h.2szc72q" w:colFirst="0" w:colLast="0"/>
      <w:bookmarkEnd w:id="101"/>
      <w:r w:rsidRPr="00FA2A5F">
        <w:rPr>
          <w:rFonts w:ascii="Times New Roman" w:hAnsi="Times New Roman" w:cs="Times New Roman"/>
        </w:rPr>
        <w:lastRenderedPageBreak/>
        <w:t>Chapter 5: User Manual</w:t>
      </w:r>
    </w:p>
    <w:p w14:paraId="00000291" w14:textId="77777777" w:rsidR="003C0B2E" w:rsidRPr="00FA2A5F" w:rsidRDefault="00243B54">
      <w:pPr>
        <w:pStyle w:val="Heading2"/>
        <w:rPr>
          <w:rFonts w:ascii="Times New Roman" w:hAnsi="Times New Roman" w:cs="Times New Roman"/>
        </w:rPr>
      </w:pPr>
      <w:bookmarkStart w:id="102" w:name="_heading=h.184mhaj" w:colFirst="0" w:colLast="0"/>
      <w:bookmarkEnd w:id="102"/>
      <w:r w:rsidRPr="00FA2A5F">
        <w:rPr>
          <w:rFonts w:ascii="Times New Roman" w:hAnsi="Times New Roman" w:cs="Times New Roman"/>
        </w:rPr>
        <w:t>Introduction</w:t>
      </w:r>
    </w:p>
    <w:p w14:paraId="00000292" w14:textId="77777777" w:rsidR="003C0B2E" w:rsidRPr="00FA2A5F" w:rsidRDefault="00243B54">
      <w:pPr>
        <w:rPr>
          <w:rFonts w:ascii="Times New Roman" w:hAnsi="Times New Roman" w:cs="Times New Roman"/>
        </w:rPr>
      </w:pPr>
      <w:r w:rsidRPr="00FA2A5F">
        <w:rPr>
          <w:rFonts w:ascii="Times New Roman" w:hAnsi="Times New Roman" w:cs="Times New Roman"/>
        </w:rPr>
        <w:t>This chapter introduces the user on how to install and use the system (Movers Transport System)</w:t>
      </w:r>
    </w:p>
    <w:p w14:paraId="00000293" w14:textId="77777777" w:rsidR="003C0B2E" w:rsidRPr="00FA2A5F" w:rsidRDefault="00243B54">
      <w:pPr>
        <w:rPr>
          <w:rFonts w:ascii="Times New Roman" w:hAnsi="Times New Roman" w:cs="Times New Roman"/>
        </w:rPr>
      </w:pPr>
      <w:r w:rsidRPr="00FA2A5F">
        <w:rPr>
          <w:rFonts w:ascii="Times New Roman" w:hAnsi="Times New Roman" w:cs="Times New Roman"/>
        </w:rPr>
        <w:t>The following are covered in this chapter:</w:t>
      </w:r>
    </w:p>
    <w:p w14:paraId="00000294" w14:textId="77777777" w:rsidR="003C0B2E" w:rsidRPr="00FA2A5F" w:rsidRDefault="00243B54">
      <w:pPr>
        <w:numPr>
          <w:ilvl w:val="0"/>
          <w:numId w:val="1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How to install the system </w:t>
      </w:r>
    </w:p>
    <w:p w14:paraId="00000295" w14:textId="77777777" w:rsidR="003C0B2E" w:rsidRPr="00FA2A5F" w:rsidRDefault="00243B54">
      <w:pPr>
        <w:numPr>
          <w:ilvl w:val="0"/>
          <w:numId w:val="1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How to load the s</w:t>
      </w:r>
      <w:r w:rsidRPr="00FA2A5F">
        <w:rPr>
          <w:rFonts w:ascii="Times New Roman" w:hAnsi="Times New Roman" w:cs="Times New Roman"/>
          <w:color w:val="000000"/>
        </w:rPr>
        <w:t>ystem</w:t>
      </w:r>
    </w:p>
    <w:p w14:paraId="00000296" w14:textId="77777777" w:rsidR="003C0B2E" w:rsidRPr="00FA2A5F" w:rsidRDefault="00243B54">
      <w:pPr>
        <w:numPr>
          <w:ilvl w:val="0"/>
          <w:numId w:val="1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How to navigate the system</w:t>
      </w:r>
    </w:p>
    <w:p w14:paraId="00000297" w14:textId="77777777" w:rsidR="003C0B2E" w:rsidRPr="00FA2A5F" w:rsidRDefault="00243B54">
      <w:pPr>
        <w:numPr>
          <w:ilvl w:val="0"/>
          <w:numId w:val="18"/>
        </w:numPr>
        <w:pBdr>
          <w:top w:val="nil"/>
          <w:left w:val="nil"/>
          <w:bottom w:val="nil"/>
          <w:right w:val="nil"/>
          <w:between w:val="nil"/>
        </w:pBdr>
        <w:rPr>
          <w:rFonts w:ascii="Times New Roman" w:hAnsi="Times New Roman" w:cs="Times New Roman"/>
          <w:b/>
          <w:color w:val="000000"/>
        </w:rPr>
      </w:pPr>
      <w:r w:rsidRPr="00FA2A5F">
        <w:rPr>
          <w:rFonts w:ascii="Times New Roman" w:hAnsi="Times New Roman" w:cs="Times New Roman"/>
          <w:color w:val="000000"/>
        </w:rPr>
        <w:t>How to generate reports in the system</w:t>
      </w:r>
    </w:p>
    <w:p w14:paraId="00000298" w14:textId="77777777" w:rsidR="003C0B2E" w:rsidRPr="00FA2A5F" w:rsidRDefault="00243B54">
      <w:pPr>
        <w:pStyle w:val="Heading2"/>
        <w:rPr>
          <w:rFonts w:ascii="Times New Roman" w:hAnsi="Times New Roman" w:cs="Times New Roman"/>
        </w:rPr>
      </w:pPr>
      <w:bookmarkStart w:id="103" w:name="_heading=h.3s49zyc" w:colFirst="0" w:colLast="0"/>
      <w:bookmarkEnd w:id="103"/>
      <w:r w:rsidRPr="00FA2A5F">
        <w:rPr>
          <w:rFonts w:ascii="Times New Roman" w:hAnsi="Times New Roman" w:cs="Times New Roman"/>
        </w:rPr>
        <w:t>Installing the system</w:t>
      </w:r>
    </w:p>
    <w:p w14:paraId="00000299" w14:textId="77777777" w:rsidR="003C0B2E" w:rsidRPr="00FA2A5F" w:rsidRDefault="00243B54">
      <w:pPr>
        <w:rPr>
          <w:rFonts w:ascii="Times New Roman" w:hAnsi="Times New Roman" w:cs="Times New Roman"/>
        </w:rPr>
      </w:pPr>
      <w:r w:rsidRPr="00FA2A5F">
        <w:rPr>
          <w:rFonts w:ascii="Times New Roman" w:hAnsi="Times New Roman" w:cs="Times New Roman"/>
        </w:rPr>
        <w:t>Before installing this system on your computer, ensure that the computer has the following minimum system requirements:</w:t>
      </w:r>
    </w:p>
    <w:p w14:paraId="0000029A" w14:textId="77777777" w:rsidR="003C0B2E" w:rsidRPr="00FA2A5F" w:rsidRDefault="00243B54">
      <w:pPr>
        <w:numPr>
          <w:ilvl w:val="0"/>
          <w:numId w:val="20"/>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computer should be running windows 7/8/10 operating systems</w:t>
      </w:r>
    </w:p>
    <w:p w14:paraId="0000029B" w14:textId="77777777" w:rsidR="003C0B2E" w:rsidRPr="00FA2A5F" w:rsidRDefault="00243B54">
      <w:pPr>
        <w:numPr>
          <w:ilvl w:val="0"/>
          <w:numId w:val="20"/>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computer should be installed with Microsoft Office 2016 or a new version of Microsoft Office</w:t>
      </w:r>
    </w:p>
    <w:p w14:paraId="0000029C" w14:textId="77777777" w:rsidR="003C0B2E" w:rsidRPr="00FA2A5F" w:rsidRDefault="00243B54">
      <w:pPr>
        <w:numPr>
          <w:ilvl w:val="0"/>
          <w:numId w:val="20"/>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computer should have at least 2GB of RAM</w:t>
      </w:r>
    </w:p>
    <w:p w14:paraId="0000029D" w14:textId="77777777" w:rsidR="003C0B2E" w:rsidRPr="00FA2A5F" w:rsidRDefault="00243B54">
      <w:pPr>
        <w:numPr>
          <w:ilvl w:val="0"/>
          <w:numId w:val="20"/>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The computer should have at least 1GB available sp</w:t>
      </w:r>
      <w:r w:rsidRPr="00FA2A5F">
        <w:rPr>
          <w:rFonts w:ascii="Times New Roman" w:hAnsi="Times New Roman" w:cs="Times New Roman"/>
          <w:color w:val="000000"/>
        </w:rPr>
        <w:t>ace on the hard disk</w:t>
      </w:r>
    </w:p>
    <w:p w14:paraId="0000029E" w14:textId="77777777" w:rsidR="003C0B2E" w:rsidRPr="00FA2A5F" w:rsidRDefault="00243B54">
      <w:pPr>
        <w:numPr>
          <w:ilvl w:val="0"/>
          <w:numId w:val="20"/>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The computer should be installed with an up-t-date antivirus software</w:t>
      </w:r>
    </w:p>
    <w:p w14:paraId="0000029F"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Follow the following steps to install the software. This guide demonstrates installation on a computer running Windows 7 but the process is same on computer running </w:t>
      </w:r>
      <w:r w:rsidRPr="00FA2A5F">
        <w:rPr>
          <w:rFonts w:ascii="Times New Roman" w:hAnsi="Times New Roman" w:cs="Times New Roman"/>
        </w:rPr>
        <w:t>other versions of the Windows Operating System.</w:t>
      </w:r>
    </w:p>
    <w:p w14:paraId="000002A0" w14:textId="77777777" w:rsidR="003C0B2E" w:rsidRPr="00FA2A5F" w:rsidRDefault="00243B54">
      <w:pPr>
        <w:numPr>
          <w:ilvl w:val="0"/>
          <w:numId w:val="22"/>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Insert the CD loaded with the Movers Transport System into the DVD drive</w:t>
      </w:r>
    </w:p>
    <w:p w14:paraId="000002A1" w14:textId="77777777" w:rsidR="003C0B2E" w:rsidRPr="00FA2A5F" w:rsidRDefault="00243B54">
      <w:pPr>
        <w:numPr>
          <w:ilvl w:val="0"/>
          <w:numId w:val="2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 xml:space="preserve">Click on the </w:t>
      </w:r>
      <w:r w:rsidRPr="00FA2A5F">
        <w:rPr>
          <w:rFonts w:ascii="Times New Roman" w:hAnsi="Times New Roman" w:cs="Times New Roman"/>
          <w:color w:val="000000"/>
          <w:highlight w:val="lightGray"/>
        </w:rPr>
        <w:t>“Start”</w:t>
      </w:r>
      <w:r w:rsidRPr="00FA2A5F">
        <w:rPr>
          <w:rFonts w:ascii="Times New Roman" w:hAnsi="Times New Roman" w:cs="Times New Roman"/>
          <w:color w:val="000000"/>
        </w:rPr>
        <w:t xml:space="preserve"> button then click on </w:t>
      </w:r>
      <w:r w:rsidRPr="00FA2A5F">
        <w:rPr>
          <w:rFonts w:ascii="Times New Roman" w:hAnsi="Times New Roman" w:cs="Times New Roman"/>
          <w:color w:val="000000"/>
          <w:highlight w:val="lightGray"/>
        </w:rPr>
        <w:t>“Computer”</w:t>
      </w:r>
      <w:r w:rsidRPr="00FA2A5F">
        <w:rPr>
          <w:rFonts w:ascii="Times New Roman" w:hAnsi="Times New Roman" w:cs="Times New Roman"/>
          <w:color w:val="000000"/>
        </w:rPr>
        <w:t xml:space="preserve"> as shown below</w:t>
      </w:r>
    </w:p>
    <w:p w14:paraId="000002A2" w14:textId="77777777" w:rsidR="003C0B2E" w:rsidRPr="00FA2A5F" w:rsidRDefault="00243B54">
      <w:pPr>
        <w:keepNext/>
        <w:ind w:firstLine="0"/>
        <w:rPr>
          <w:rFonts w:ascii="Times New Roman" w:hAnsi="Times New Roman" w:cs="Times New Roman"/>
        </w:rPr>
      </w:pPr>
      <w:r w:rsidRPr="00FA2A5F">
        <w:rPr>
          <w:rFonts w:ascii="Times New Roman" w:eastAsia="Calibri" w:hAnsi="Times New Roman" w:cs="Times New Roman"/>
          <w:b/>
          <w:noProof/>
          <w:sz w:val="32"/>
          <w:szCs w:val="32"/>
        </w:rPr>
        <w:lastRenderedPageBreak/>
        <w:drawing>
          <wp:inline distT="0" distB="0" distL="0" distR="0">
            <wp:extent cx="4331574" cy="3088249"/>
            <wp:effectExtent l="0" t="0" r="0" b="0"/>
            <wp:docPr id="99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9"/>
                    <a:srcRect t="21944" r="23773" b="-97"/>
                    <a:stretch>
                      <a:fillRect/>
                    </a:stretch>
                  </pic:blipFill>
                  <pic:spPr>
                    <a:xfrm>
                      <a:off x="0" y="0"/>
                      <a:ext cx="4331574" cy="3088249"/>
                    </a:xfrm>
                    <a:prstGeom prst="rect">
                      <a:avLst/>
                    </a:prstGeom>
                    <a:ln/>
                  </pic:spPr>
                </pic:pic>
              </a:graphicData>
            </a:graphic>
          </wp:inline>
        </w:drawing>
      </w:r>
      <w:r w:rsidRPr="00FA2A5F">
        <w:rPr>
          <w:rFonts w:ascii="Times New Roman" w:hAnsi="Times New Roman" w:cs="Times New Roman"/>
          <w:noProof/>
        </w:rPr>
        <mc:AlternateContent>
          <mc:Choice Requires="wpg">
            <w:drawing>
              <wp:anchor distT="0" distB="0" distL="114300" distR="114300" simplePos="0" relativeHeight="251688960" behindDoc="0" locked="0" layoutInCell="1" hidden="0" allowOverlap="1">
                <wp:simplePos x="0" y="0"/>
                <wp:positionH relativeFrom="column">
                  <wp:posOffset>1841500</wp:posOffset>
                </wp:positionH>
                <wp:positionV relativeFrom="paragraph">
                  <wp:posOffset>1790700</wp:posOffset>
                </wp:positionV>
                <wp:extent cx="4097020" cy="1247775"/>
                <wp:effectExtent l="0" t="0" r="0" b="0"/>
                <wp:wrapNone/>
                <wp:docPr id="967" name="Group 967"/>
                <wp:cNvGraphicFramePr/>
                <a:graphic xmlns:a="http://schemas.openxmlformats.org/drawingml/2006/main">
                  <a:graphicData uri="http://schemas.microsoft.com/office/word/2010/wordprocessingGroup">
                    <wpg:wgp>
                      <wpg:cNvGrpSpPr/>
                      <wpg:grpSpPr>
                        <a:xfrm>
                          <a:off x="0" y="0"/>
                          <a:ext cx="4097020" cy="1247775"/>
                          <a:chOff x="3297490" y="3156113"/>
                          <a:chExt cx="4097020" cy="1247775"/>
                        </a:xfrm>
                      </wpg:grpSpPr>
                      <wpg:grpSp>
                        <wpg:cNvPr id="968" name="Group 968"/>
                        <wpg:cNvGrpSpPr/>
                        <wpg:grpSpPr>
                          <a:xfrm>
                            <a:off x="3297490" y="3156113"/>
                            <a:ext cx="4097020" cy="1247775"/>
                            <a:chOff x="4357" y="6003"/>
                            <a:chExt cx="6452" cy="1965"/>
                          </a:xfrm>
                        </wpg:grpSpPr>
                        <wps:wsp>
                          <wps:cNvPr id="969" name="Rectangle 969"/>
                          <wps:cNvSpPr/>
                          <wps:spPr>
                            <a:xfrm>
                              <a:off x="4357" y="6003"/>
                              <a:ext cx="6450" cy="1950"/>
                            </a:xfrm>
                            <a:prstGeom prst="rect">
                              <a:avLst/>
                            </a:prstGeom>
                            <a:noFill/>
                            <a:ln>
                              <a:noFill/>
                            </a:ln>
                          </wps:spPr>
                          <wps:txbx>
                            <w:txbxContent>
                              <w:p w14:paraId="2173FED2"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wps:wsp>
                          <wps:cNvPr id="970" name="Straight Arrow Connector 970"/>
                          <wps:cNvCnPr/>
                          <wps:spPr>
                            <a:xfrm rot="10800000">
                              <a:off x="4357" y="6003"/>
                              <a:ext cx="4751" cy="1702"/>
                            </a:xfrm>
                            <a:prstGeom prst="straightConnector1">
                              <a:avLst/>
                            </a:prstGeom>
                            <a:noFill/>
                            <a:ln w="95250" cap="flat" cmpd="sng">
                              <a:solidFill>
                                <a:srgbClr val="FF0000"/>
                              </a:solidFill>
                              <a:prstDash val="solid"/>
                              <a:round/>
                              <a:headEnd type="none" w="med" len="med"/>
                              <a:tailEnd type="triangle" w="med" len="med"/>
                            </a:ln>
                          </wps:spPr>
                          <wps:bodyPr/>
                        </wps:wsp>
                        <wps:wsp>
                          <wps:cNvPr id="971" name="Oval 971"/>
                          <wps:cNvSpPr/>
                          <wps:spPr>
                            <a:xfrm>
                              <a:off x="9014" y="7350"/>
                              <a:ext cx="1795" cy="618"/>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75A85F5E" w14:textId="77777777" w:rsidR="003C0B2E" w:rsidRDefault="00243B54">
                                <w:pPr>
                                  <w:ind w:firstLine="0"/>
                                  <w:jc w:val="center"/>
                                  <w:textDirection w:val="btLr"/>
                                </w:pPr>
                                <w:r>
                                  <w:rPr>
                                    <w:rFonts w:ascii="Quattrocento Sans" w:hAnsi="Quattrocento Sans"/>
                                    <w:b/>
                                    <w:color w:val="000000"/>
                                    <w:sz w:val="20"/>
                                  </w:rPr>
                                  <w:t>Click here</w:t>
                                </w:r>
                              </w:p>
                            </w:txbxContent>
                          </wps:txbx>
                          <wps:bodyPr spcFirstLastPara="1" wrap="square" lIns="91425" tIns="45700" rIns="91425" bIns="457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1790700</wp:posOffset>
                </wp:positionV>
                <wp:extent cx="4097020" cy="1247775"/>
                <wp:effectExtent b="0" l="0" r="0" t="0"/>
                <wp:wrapNone/>
                <wp:docPr id="796" name="image43.png"/>
                <a:graphic>
                  <a:graphicData uri="http://schemas.openxmlformats.org/drawingml/2006/picture">
                    <pic:pic>
                      <pic:nvPicPr>
                        <pic:cNvPr id="0" name="image43.png"/>
                        <pic:cNvPicPr preferRelativeResize="0"/>
                      </pic:nvPicPr>
                      <pic:blipFill>
                        <a:blip r:embed="rId70"/>
                        <a:srcRect/>
                        <a:stretch>
                          <a:fillRect/>
                        </a:stretch>
                      </pic:blipFill>
                      <pic:spPr>
                        <a:xfrm>
                          <a:off x="0" y="0"/>
                          <a:ext cx="4097020" cy="1247775"/>
                        </a:xfrm>
                        <a:prstGeom prst="rect"/>
                        <a:ln/>
                      </pic:spPr>
                    </pic:pic>
                  </a:graphicData>
                </a:graphic>
              </wp:anchor>
            </w:drawing>
          </mc:Fallback>
        </mc:AlternateContent>
      </w:r>
    </w:p>
    <w:p w14:paraId="000002A3"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04" w:name="_heading=h.279ka65" w:colFirst="0" w:colLast="0"/>
      <w:bookmarkEnd w:id="104"/>
      <w:r w:rsidRPr="00FA2A5F">
        <w:rPr>
          <w:rFonts w:ascii="Times New Roman" w:hAnsi="Times New Roman" w:cs="Times New Roman"/>
          <w:i/>
          <w:color w:val="44546A"/>
          <w:sz w:val="18"/>
          <w:szCs w:val="18"/>
        </w:rPr>
        <w:t>Figure 39: Installing the system</w:t>
      </w:r>
    </w:p>
    <w:p w14:paraId="000002A4" w14:textId="77777777" w:rsidR="003C0B2E" w:rsidRPr="00FA2A5F" w:rsidRDefault="00243B54">
      <w:pPr>
        <w:numPr>
          <w:ilvl w:val="0"/>
          <w:numId w:val="22"/>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On the dialog box that appears, double click on the </w:t>
      </w:r>
      <w:r w:rsidRPr="00FA2A5F">
        <w:rPr>
          <w:rFonts w:ascii="Times New Roman" w:hAnsi="Times New Roman" w:cs="Times New Roman"/>
          <w:color w:val="000000"/>
          <w:highlight w:val="lightGray"/>
        </w:rPr>
        <w:t>DVD RW Drive</w:t>
      </w:r>
      <w:r w:rsidRPr="00FA2A5F">
        <w:rPr>
          <w:rFonts w:ascii="Times New Roman" w:hAnsi="Times New Roman" w:cs="Times New Roman"/>
          <w:color w:val="000000"/>
        </w:rPr>
        <w:t xml:space="preserve"> </w:t>
      </w:r>
    </w:p>
    <w:p w14:paraId="000002A5" w14:textId="77777777" w:rsidR="003C0B2E" w:rsidRPr="00FA2A5F" w:rsidRDefault="00243B54">
      <w:pPr>
        <w:numPr>
          <w:ilvl w:val="0"/>
          <w:numId w:val="22"/>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 xml:space="preserve">Right click on the file named </w:t>
      </w:r>
      <w:r w:rsidRPr="00FA2A5F">
        <w:rPr>
          <w:rFonts w:ascii="Times New Roman" w:hAnsi="Times New Roman" w:cs="Times New Roman"/>
          <w:color w:val="000000"/>
          <w:highlight w:val="lightGray"/>
        </w:rPr>
        <w:t>Movers Transport System</w:t>
      </w:r>
      <w:r w:rsidRPr="00FA2A5F">
        <w:rPr>
          <w:rFonts w:ascii="Times New Roman" w:hAnsi="Times New Roman" w:cs="Times New Roman"/>
          <w:color w:val="000000"/>
        </w:rPr>
        <w:t xml:space="preserve"> then copy it to the desktop</w:t>
      </w:r>
    </w:p>
    <w:p w14:paraId="000002A6" w14:textId="77777777" w:rsidR="003C0B2E" w:rsidRPr="00FA2A5F" w:rsidRDefault="00243B54">
      <w:pPr>
        <w:pStyle w:val="Heading2"/>
        <w:rPr>
          <w:rFonts w:ascii="Times New Roman" w:hAnsi="Times New Roman" w:cs="Times New Roman"/>
        </w:rPr>
      </w:pPr>
      <w:bookmarkStart w:id="105" w:name="_heading=h.meukdy" w:colFirst="0" w:colLast="0"/>
      <w:bookmarkEnd w:id="105"/>
      <w:r w:rsidRPr="00FA2A5F">
        <w:rPr>
          <w:rFonts w:ascii="Times New Roman" w:hAnsi="Times New Roman" w:cs="Times New Roman"/>
        </w:rPr>
        <w:t>Loading Movers Transport System</w:t>
      </w:r>
    </w:p>
    <w:p w14:paraId="000002A7" w14:textId="77777777" w:rsidR="003C0B2E" w:rsidRPr="00FA2A5F" w:rsidRDefault="00243B54">
      <w:pPr>
        <w:numPr>
          <w:ilvl w:val="0"/>
          <w:numId w:val="21"/>
        </w:numPr>
        <w:pBdr>
          <w:top w:val="nil"/>
          <w:left w:val="nil"/>
          <w:bottom w:val="nil"/>
          <w:right w:val="nil"/>
          <w:between w:val="nil"/>
        </w:pBdr>
        <w:spacing w:after="0"/>
        <w:rPr>
          <w:rFonts w:ascii="Times New Roman" w:hAnsi="Times New Roman" w:cs="Times New Roman"/>
        </w:rPr>
      </w:pPr>
      <w:bookmarkStart w:id="106" w:name="_heading=h.36ei31r" w:colFirst="0" w:colLast="0"/>
      <w:bookmarkEnd w:id="106"/>
      <w:r w:rsidRPr="00FA2A5F">
        <w:rPr>
          <w:rFonts w:ascii="Times New Roman" w:hAnsi="Times New Roman" w:cs="Times New Roman"/>
          <w:color w:val="000000"/>
        </w:rPr>
        <w:t>On the desktop, double click on the file named Movers Transport System</w:t>
      </w:r>
    </w:p>
    <w:p w14:paraId="000002A8" w14:textId="77777777" w:rsidR="003C0B2E" w:rsidRPr="00FA2A5F" w:rsidRDefault="00243B54">
      <w:pPr>
        <w:numPr>
          <w:ilvl w:val="0"/>
          <w:numId w:val="21"/>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The system will be launched. Once the system is launched, the log in screen will appear prompting the user to enter the username and password as shown below:</w:t>
      </w:r>
    </w:p>
    <w:p w14:paraId="000002A9"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3752850" cy="2343150"/>
            <wp:effectExtent l="0" t="0" r="0" b="0"/>
            <wp:docPr id="100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l="34455" t="19431" r="22917" b="49519"/>
                    <a:stretch>
                      <a:fillRect/>
                    </a:stretch>
                  </pic:blipFill>
                  <pic:spPr>
                    <a:xfrm>
                      <a:off x="0" y="0"/>
                      <a:ext cx="3752850" cy="2343150"/>
                    </a:xfrm>
                    <a:prstGeom prst="rect">
                      <a:avLst/>
                    </a:prstGeom>
                    <a:ln/>
                  </pic:spPr>
                </pic:pic>
              </a:graphicData>
            </a:graphic>
          </wp:inline>
        </w:drawing>
      </w:r>
    </w:p>
    <w:p w14:paraId="000002AA"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07" w:name="_heading=h.1ljsd9k" w:colFirst="0" w:colLast="0"/>
      <w:bookmarkEnd w:id="107"/>
      <w:r w:rsidRPr="00FA2A5F">
        <w:rPr>
          <w:rFonts w:ascii="Times New Roman" w:hAnsi="Times New Roman" w:cs="Times New Roman"/>
          <w:i/>
          <w:color w:val="44546A"/>
          <w:sz w:val="18"/>
          <w:szCs w:val="18"/>
        </w:rPr>
        <w:t>Figure 40: Movers Transport System Log in Screen</w:t>
      </w:r>
    </w:p>
    <w:p w14:paraId="000002AB" w14:textId="77777777" w:rsidR="003C0B2E" w:rsidRPr="00FA2A5F" w:rsidRDefault="00243B54">
      <w:pPr>
        <w:rPr>
          <w:rFonts w:ascii="Times New Roman" w:hAnsi="Times New Roman" w:cs="Times New Roman"/>
        </w:rPr>
      </w:pPr>
      <w:r w:rsidRPr="00FA2A5F">
        <w:rPr>
          <w:rFonts w:ascii="Times New Roman" w:hAnsi="Times New Roman" w:cs="Times New Roman"/>
        </w:rPr>
        <w:lastRenderedPageBreak/>
        <w:t>The default username and password for the system are:</w:t>
      </w:r>
    </w:p>
    <w:p w14:paraId="000002AC" w14:textId="77777777" w:rsidR="003C0B2E" w:rsidRPr="00FA2A5F" w:rsidRDefault="00243B54">
      <w:pPr>
        <w:rPr>
          <w:rFonts w:ascii="Times New Roman" w:hAnsi="Times New Roman" w:cs="Times New Roman"/>
          <w:b/>
        </w:rPr>
      </w:pPr>
      <w:r w:rsidRPr="00FA2A5F">
        <w:rPr>
          <w:rFonts w:ascii="Times New Roman" w:hAnsi="Times New Roman" w:cs="Times New Roman"/>
        </w:rPr>
        <w:tab/>
        <w:t xml:space="preserve">Username: </w:t>
      </w:r>
      <w:r w:rsidRPr="00FA2A5F">
        <w:rPr>
          <w:rFonts w:ascii="Times New Roman" w:hAnsi="Times New Roman" w:cs="Times New Roman"/>
          <w:b/>
        </w:rPr>
        <w:t>admin</w:t>
      </w:r>
    </w:p>
    <w:p w14:paraId="000002AD" w14:textId="77777777" w:rsidR="003C0B2E" w:rsidRPr="00FA2A5F" w:rsidRDefault="00243B54">
      <w:pPr>
        <w:rPr>
          <w:rFonts w:ascii="Times New Roman" w:hAnsi="Times New Roman" w:cs="Times New Roman"/>
          <w:b/>
        </w:rPr>
      </w:pPr>
      <w:r w:rsidRPr="00FA2A5F">
        <w:rPr>
          <w:rFonts w:ascii="Times New Roman" w:hAnsi="Times New Roman" w:cs="Times New Roman"/>
          <w:b/>
        </w:rPr>
        <w:tab/>
      </w:r>
      <w:r w:rsidRPr="00FA2A5F">
        <w:rPr>
          <w:rFonts w:ascii="Times New Roman" w:hAnsi="Times New Roman" w:cs="Times New Roman"/>
        </w:rPr>
        <w:t xml:space="preserve">Password: </w:t>
      </w:r>
      <w:r w:rsidRPr="00FA2A5F">
        <w:rPr>
          <w:rFonts w:ascii="Times New Roman" w:hAnsi="Times New Roman" w:cs="Times New Roman"/>
          <w:b/>
        </w:rPr>
        <w:t>admin321</w:t>
      </w:r>
    </w:p>
    <w:p w14:paraId="000002AE" w14:textId="77777777" w:rsidR="003C0B2E" w:rsidRPr="00FA2A5F" w:rsidRDefault="00243B54">
      <w:pPr>
        <w:numPr>
          <w:ilvl w:val="0"/>
          <w:numId w:val="21"/>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Once the user enters the correct password and a correct username, a message box will appear welcoming the user into the system as shown below:</w:t>
      </w:r>
    </w:p>
    <w:p w14:paraId="000002AF"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5562600" cy="3457575"/>
            <wp:effectExtent l="0" t="0" r="0" b="0"/>
            <wp:docPr id="100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l="30768" t="19031" r="21955" b="38301"/>
                    <a:stretch>
                      <a:fillRect/>
                    </a:stretch>
                  </pic:blipFill>
                  <pic:spPr>
                    <a:xfrm>
                      <a:off x="0" y="0"/>
                      <a:ext cx="5562600" cy="3457575"/>
                    </a:xfrm>
                    <a:prstGeom prst="rect">
                      <a:avLst/>
                    </a:prstGeom>
                    <a:ln/>
                  </pic:spPr>
                </pic:pic>
              </a:graphicData>
            </a:graphic>
          </wp:inline>
        </w:drawing>
      </w:r>
    </w:p>
    <w:p w14:paraId="000002B0"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08" w:name="_heading=h.45jfvxd" w:colFirst="0" w:colLast="0"/>
      <w:bookmarkEnd w:id="108"/>
      <w:r w:rsidRPr="00FA2A5F">
        <w:rPr>
          <w:rFonts w:ascii="Times New Roman" w:hAnsi="Times New Roman" w:cs="Times New Roman"/>
          <w:i/>
          <w:color w:val="44546A"/>
          <w:sz w:val="18"/>
          <w:szCs w:val="18"/>
        </w:rPr>
        <w:t>Figure 41: Successfu</w:t>
      </w:r>
      <w:r w:rsidRPr="00FA2A5F">
        <w:rPr>
          <w:rFonts w:ascii="Times New Roman" w:hAnsi="Times New Roman" w:cs="Times New Roman"/>
          <w:i/>
          <w:color w:val="44546A"/>
          <w:sz w:val="18"/>
          <w:szCs w:val="18"/>
        </w:rPr>
        <w:t>l Login Screen</w:t>
      </w:r>
    </w:p>
    <w:p w14:paraId="000002B1" w14:textId="77777777" w:rsidR="003C0B2E" w:rsidRPr="00FA2A5F" w:rsidRDefault="00243B54">
      <w:pPr>
        <w:numPr>
          <w:ilvl w:val="0"/>
          <w:numId w:val="21"/>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The user should then click OK or simply press the Enter Key and will be directed to the main switchboard as shown below:</w:t>
      </w:r>
    </w:p>
    <w:p w14:paraId="000002B2"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lastRenderedPageBreak/>
        <w:drawing>
          <wp:inline distT="0" distB="0" distL="0" distR="0">
            <wp:extent cx="5019675" cy="3514725"/>
            <wp:effectExtent l="0" t="0" r="0" b="0"/>
            <wp:docPr id="10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l="23557" t="18229" r="23397" b="37700"/>
                    <a:stretch>
                      <a:fillRect/>
                    </a:stretch>
                  </pic:blipFill>
                  <pic:spPr>
                    <a:xfrm>
                      <a:off x="0" y="0"/>
                      <a:ext cx="5019675" cy="3514725"/>
                    </a:xfrm>
                    <a:prstGeom prst="rect">
                      <a:avLst/>
                    </a:prstGeom>
                    <a:ln/>
                  </pic:spPr>
                </pic:pic>
              </a:graphicData>
            </a:graphic>
          </wp:inline>
        </w:drawing>
      </w:r>
    </w:p>
    <w:p w14:paraId="000002B3"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09" w:name="_heading=h.2koq656" w:colFirst="0" w:colLast="0"/>
      <w:bookmarkEnd w:id="109"/>
      <w:r w:rsidRPr="00FA2A5F">
        <w:rPr>
          <w:rFonts w:ascii="Times New Roman" w:hAnsi="Times New Roman" w:cs="Times New Roman"/>
          <w:i/>
          <w:color w:val="44546A"/>
          <w:sz w:val="18"/>
          <w:szCs w:val="18"/>
        </w:rPr>
        <w:t>Figure 42: Movers Transport System Main Switchboard</w:t>
      </w:r>
    </w:p>
    <w:p w14:paraId="000002B4" w14:textId="77777777" w:rsidR="003C0B2E" w:rsidRPr="00FA2A5F" w:rsidRDefault="00243B54">
      <w:pPr>
        <w:rPr>
          <w:rFonts w:ascii="Times New Roman" w:hAnsi="Times New Roman" w:cs="Times New Roman"/>
        </w:rPr>
      </w:pPr>
      <w:r w:rsidRPr="00FA2A5F">
        <w:rPr>
          <w:rFonts w:ascii="Times New Roman" w:hAnsi="Times New Roman" w:cs="Times New Roman"/>
        </w:rPr>
        <w:t>The user can now navigate the system to perform a certain activity</w:t>
      </w:r>
      <w:r w:rsidRPr="00FA2A5F">
        <w:rPr>
          <w:rFonts w:ascii="Times New Roman" w:hAnsi="Times New Roman" w:cs="Times New Roman"/>
        </w:rPr>
        <w:t>.</w:t>
      </w:r>
    </w:p>
    <w:p w14:paraId="000002B5" w14:textId="77777777" w:rsidR="003C0B2E" w:rsidRPr="00FA2A5F" w:rsidRDefault="00243B54">
      <w:pPr>
        <w:pStyle w:val="Heading2"/>
        <w:rPr>
          <w:rFonts w:ascii="Times New Roman" w:hAnsi="Times New Roman" w:cs="Times New Roman"/>
        </w:rPr>
      </w:pPr>
      <w:bookmarkStart w:id="110" w:name="_heading=h.zu0gcz" w:colFirst="0" w:colLast="0"/>
      <w:bookmarkEnd w:id="110"/>
      <w:r w:rsidRPr="00FA2A5F">
        <w:rPr>
          <w:rFonts w:ascii="Times New Roman" w:hAnsi="Times New Roman" w:cs="Times New Roman"/>
        </w:rPr>
        <w:t>Guide on navigating through the system</w:t>
      </w:r>
    </w:p>
    <w:p w14:paraId="000002B6" w14:textId="77777777" w:rsidR="003C0B2E" w:rsidRPr="00FA2A5F" w:rsidRDefault="00243B54">
      <w:pPr>
        <w:rPr>
          <w:rFonts w:ascii="Times New Roman" w:hAnsi="Times New Roman" w:cs="Times New Roman"/>
        </w:rPr>
      </w:pPr>
      <w:r w:rsidRPr="00FA2A5F">
        <w:rPr>
          <w:rFonts w:ascii="Times New Roman" w:hAnsi="Times New Roman" w:cs="Times New Roman"/>
        </w:rPr>
        <w:t xml:space="preserve">The user can easily navigate through the system from the database once the system is loaded. Depending on what actions the user wants to perform, the user can select it from the main switchboard. </w:t>
      </w:r>
    </w:p>
    <w:p w14:paraId="000002B7" w14:textId="77777777" w:rsidR="003C0B2E" w:rsidRPr="00FA2A5F" w:rsidRDefault="00243B54">
      <w:pPr>
        <w:rPr>
          <w:rFonts w:ascii="Times New Roman" w:hAnsi="Times New Roman" w:cs="Times New Roman"/>
        </w:rPr>
      </w:pPr>
      <w:r w:rsidRPr="00FA2A5F">
        <w:rPr>
          <w:rFonts w:ascii="Times New Roman" w:hAnsi="Times New Roman" w:cs="Times New Roman"/>
        </w:rPr>
        <w:t>The main switchboa</w:t>
      </w:r>
      <w:r w:rsidRPr="00FA2A5F">
        <w:rPr>
          <w:rFonts w:ascii="Times New Roman" w:hAnsi="Times New Roman" w:cs="Times New Roman"/>
        </w:rPr>
        <w:t>rd contains buttons that groups the basic operation of the system in the following groups:</w:t>
      </w:r>
    </w:p>
    <w:p w14:paraId="000002B8" w14:textId="77777777" w:rsidR="003C0B2E" w:rsidRPr="00FA2A5F" w:rsidRDefault="00243B54">
      <w:pPr>
        <w:numPr>
          <w:ilvl w:val="0"/>
          <w:numId w:val="5"/>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Membership – Click on this button to register new members to the system</w:t>
      </w:r>
    </w:p>
    <w:p w14:paraId="000002B9" w14:textId="77777777" w:rsidR="003C0B2E" w:rsidRPr="00FA2A5F" w:rsidRDefault="00243B54">
      <w:pPr>
        <w:numPr>
          <w:ilvl w:val="0"/>
          <w:numId w:val="5"/>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Order for transport – Click on this option to place an order for transport </w:t>
      </w:r>
    </w:p>
    <w:p w14:paraId="000002BA" w14:textId="77777777" w:rsidR="003C0B2E" w:rsidRPr="00FA2A5F" w:rsidRDefault="00243B54">
      <w:pPr>
        <w:numPr>
          <w:ilvl w:val="0"/>
          <w:numId w:val="5"/>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Our staff – Click on this option to view or register a new loader or a driver</w:t>
      </w:r>
    </w:p>
    <w:p w14:paraId="000002BB" w14:textId="77777777" w:rsidR="003C0B2E" w:rsidRPr="00FA2A5F" w:rsidRDefault="00243B54">
      <w:pPr>
        <w:numPr>
          <w:ilvl w:val="0"/>
          <w:numId w:val="5"/>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Jobs assignment – Click this option to assign new transport task to drivers and loaders</w:t>
      </w:r>
    </w:p>
    <w:p w14:paraId="000002BC" w14:textId="77777777" w:rsidR="003C0B2E" w:rsidRPr="00FA2A5F" w:rsidRDefault="00243B54">
      <w:pPr>
        <w:numPr>
          <w:ilvl w:val="0"/>
          <w:numId w:val="5"/>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Vehicles – Click on this option to view or add details of the company vehicles</w:t>
      </w:r>
    </w:p>
    <w:p w14:paraId="000002BD" w14:textId="77777777" w:rsidR="003C0B2E" w:rsidRPr="00FA2A5F" w:rsidRDefault="00243B54">
      <w:pPr>
        <w:numPr>
          <w:ilvl w:val="0"/>
          <w:numId w:val="5"/>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Reports – C</w:t>
      </w:r>
      <w:r w:rsidRPr="00FA2A5F">
        <w:rPr>
          <w:rFonts w:ascii="Times New Roman" w:hAnsi="Times New Roman" w:cs="Times New Roman"/>
          <w:color w:val="000000"/>
        </w:rPr>
        <w:t>lick on this button to generate various reports from the system</w:t>
      </w:r>
    </w:p>
    <w:p w14:paraId="000002BE" w14:textId="77777777" w:rsidR="003C0B2E" w:rsidRPr="00FA2A5F" w:rsidRDefault="00243B54">
      <w:pPr>
        <w:rPr>
          <w:rFonts w:ascii="Times New Roman" w:hAnsi="Times New Roman" w:cs="Times New Roman"/>
        </w:rPr>
      </w:pPr>
      <w:r w:rsidRPr="00FA2A5F">
        <w:rPr>
          <w:rFonts w:ascii="Times New Roman" w:hAnsi="Times New Roman" w:cs="Times New Roman"/>
        </w:rPr>
        <w:lastRenderedPageBreak/>
        <w:t>You can open any of the above option by clicking on the button from the switchboard.</w:t>
      </w:r>
    </w:p>
    <w:p w14:paraId="000002BF" w14:textId="77777777" w:rsidR="003C0B2E" w:rsidRPr="00FA2A5F" w:rsidRDefault="00243B54">
      <w:pPr>
        <w:pStyle w:val="Heading2"/>
        <w:rPr>
          <w:rFonts w:ascii="Times New Roman" w:hAnsi="Times New Roman" w:cs="Times New Roman"/>
        </w:rPr>
      </w:pPr>
      <w:bookmarkStart w:id="111" w:name="_heading=h.3jtnz0s" w:colFirst="0" w:colLast="0"/>
      <w:bookmarkEnd w:id="111"/>
      <w:r w:rsidRPr="00FA2A5F">
        <w:rPr>
          <w:rFonts w:ascii="Times New Roman" w:hAnsi="Times New Roman" w:cs="Times New Roman"/>
        </w:rPr>
        <w:t>Guide on generating a report from the system</w:t>
      </w:r>
    </w:p>
    <w:p w14:paraId="000002C0" w14:textId="77777777" w:rsidR="003C0B2E" w:rsidRPr="00FA2A5F" w:rsidRDefault="00243B54">
      <w:pPr>
        <w:numPr>
          <w:ilvl w:val="0"/>
          <w:numId w:val="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To generate a report from the system, proceed as follows.</w:t>
      </w:r>
    </w:p>
    <w:p w14:paraId="000002C1" w14:textId="77777777" w:rsidR="003C0B2E" w:rsidRPr="00FA2A5F" w:rsidRDefault="00243B54">
      <w:pPr>
        <w:numPr>
          <w:ilvl w:val="0"/>
          <w:numId w:val="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From</w:t>
      </w:r>
      <w:r w:rsidRPr="00FA2A5F">
        <w:rPr>
          <w:rFonts w:ascii="Times New Roman" w:hAnsi="Times New Roman" w:cs="Times New Roman"/>
          <w:color w:val="000000"/>
        </w:rPr>
        <w:t xml:space="preserve"> the main switchboard, click on </w:t>
      </w:r>
      <w:r w:rsidRPr="00FA2A5F">
        <w:rPr>
          <w:rFonts w:ascii="Times New Roman" w:hAnsi="Times New Roman" w:cs="Times New Roman"/>
          <w:color w:val="000000"/>
          <w:highlight w:val="lightGray"/>
        </w:rPr>
        <w:t>Reports</w:t>
      </w:r>
      <w:r w:rsidRPr="00FA2A5F">
        <w:rPr>
          <w:rFonts w:ascii="Times New Roman" w:hAnsi="Times New Roman" w:cs="Times New Roman"/>
          <w:color w:val="000000"/>
        </w:rPr>
        <w:t xml:space="preserve"> </w:t>
      </w:r>
    </w:p>
    <w:p w14:paraId="000002C2" w14:textId="77777777" w:rsidR="003C0B2E" w:rsidRPr="00FA2A5F" w:rsidRDefault="00243B54">
      <w:pPr>
        <w:numPr>
          <w:ilvl w:val="0"/>
          <w:numId w:val="8"/>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The reports switchboard will be displayed as shown below.</w:t>
      </w:r>
    </w:p>
    <w:p w14:paraId="000002C3"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4238625" cy="3286125"/>
            <wp:effectExtent l="0" t="0" r="0" b="0"/>
            <wp:docPr id="100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4"/>
                    <a:srcRect l="39423" t="16426" r="12018" b="6851"/>
                    <a:stretch>
                      <a:fillRect/>
                    </a:stretch>
                  </pic:blipFill>
                  <pic:spPr>
                    <a:xfrm>
                      <a:off x="0" y="0"/>
                      <a:ext cx="4238625" cy="3286125"/>
                    </a:xfrm>
                    <a:prstGeom prst="rect">
                      <a:avLst/>
                    </a:prstGeom>
                    <a:ln/>
                  </pic:spPr>
                </pic:pic>
              </a:graphicData>
            </a:graphic>
          </wp:inline>
        </w:drawing>
      </w:r>
    </w:p>
    <w:p w14:paraId="000002C4"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12" w:name="_heading=h.1yyy98l" w:colFirst="0" w:colLast="0"/>
      <w:bookmarkEnd w:id="112"/>
      <w:r w:rsidRPr="00FA2A5F">
        <w:rPr>
          <w:rFonts w:ascii="Times New Roman" w:hAnsi="Times New Roman" w:cs="Times New Roman"/>
          <w:i/>
          <w:color w:val="44546A"/>
          <w:sz w:val="18"/>
          <w:szCs w:val="18"/>
        </w:rPr>
        <w:t>Figure 43: Reports switchboard</w:t>
      </w:r>
    </w:p>
    <w:p w14:paraId="000002C5" w14:textId="77777777" w:rsidR="003C0B2E" w:rsidRPr="00FA2A5F" w:rsidRDefault="00243B54">
      <w:pPr>
        <w:numPr>
          <w:ilvl w:val="0"/>
          <w:numId w:val="8"/>
        </w:numPr>
        <w:pBdr>
          <w:top w:val="nil"/>
          <w:left w:val="nil"/>
          <w:bottom w:val="nil"/>
          <w:right w:val="nil"/>
          <w:between w:val="nil"/>
        </w:pBdr>
        <w:spacing w:after="0"/>
        <w:rPr>
          <w:rFonts w:ascii="Times New Roman" w:hAnsi="Times New Roman" w:cs="Times New Roman"/>
        </w:rPr>
      </w:pPr>
      <w:r w:rsidRPr="00FA2A5F">
        <w:rPr>
          <w:rFonts w:ascii="Times New Roman" w:hAnsi="Times New Roman" w:cs="Times New Roman"/>
          <w:color w:val="000000"/>
        </w:rPr>
        <w:t xml:space="preserve">Select the report group you wish to generate by clicking on it from the reports switchboard. </w:t>
      </w:r>
    </w:p>
    <w:p w14:paraId="000002C6" w14:textId="77777777" w:rsidR="003C0B2E" w:rsidRPr="00FA2A5F" w:rsidRDefault="00243B54">
      <w:pPr>
        <w:numPr>
          <w:ilvl w:val="0"/>
          <w:numId w:val="8"/>
        </w:numPr>
        <w:pBdr>
          <w:top w:val="nil"/>
          <w:left w:val="nil"/>
          <w:bottom w:val="nil"/>
          <w:right w:val="nil"/>
          <w:between w:val="nil"/>
        </w:pBdr>
        <w:rPr>
          <w:rFonts w:ascii="Times New Roman" w:hAnsi="Times New Roman" w:cs="Times New Roman"/>
        </w:rPr>
      </w:pPr>
      <w:r w:rsidRPr="00FA2A5F">
        <w:rPr>
          <w:rFonts w:ascii="Times New Roman" w:hAnsi="Times New Roman" w:cs="Times New Roman"/>
          <w:color w:val="000000"/>
        </w:rPr>
        <w:t xml:space="preserve">For example, to generate reports on company revenue, click on </w:t>
      </w:r>
      <w:r w:rsidRPr="00FA2A5F">
        <w:rPr>
          <w:rFonts w:ascii="Times New Roman" w:hAnsi="Times New Roman" w:cs="Times New Roman"/>
          <w:color w:val="000000"/>
          <w:highlight w:val="lightGray"/>
        </w:rPr>
        <w:t>Company Revenues reports</w:t>
      </w:r>
      <w:r w:rsidRPr="00FA2A5F">
        <w:rPr>
          <w:rFonts w:ascii="Times New Roman" w:hAnsi="Times New Roman" w:cs="Times New Roman"/>
          <w:color w:val="000000"/>
        </w:rPr>
        <w:t>. The company revenue reports switchboard will be displayed as shown below.</w:t>
      </w:r>
    </w:p>
    <w:p w14:paraId="000002C7" w14:textId="77777777" w:rsidR="003C0B2E" w:rsidRPr="00FA2A5F" w:rsidRDefault="00243B54">
      <w:pPr>
        <w:keepNext/>
        <w:rPr>
          <w:rFonts w:ascii="Times New Roman" w:hAnsi="Times New Roman" w:cs="Times New Roman"/>
        </w:rPr>
      </w:pPr>
      <w:r w:rsidRPr="00FA2A5F">
        <w:rPr>
          <w:rFonts w:ascii="Times New Roman" w:hAnsi="Times New Roman" w:cs="Times New Roman"/>
        </w:rPr>
        <w:lastRenderedPageBreak/>
        <w:t xml:space="preserve"> </w:t>
      </w:r>
      <w:r w:rsidRPr="00FA2A5F">
        <w:rPr>
          <w:rFonts w:ascii="Times New Roman" w:hAnsi="Times New Roman" w:cs="Times New Roman"/>
          <w:noProof/>
        </w:rPr>
        <w:drawing>
          <wp:inline distT="0" distB="0" distL="0" distR="0">
            <wp:extent cx="4086225" cy="3648075"/>
            <wp:effectExtent l="0" t="0" r="0" b="0"/>
            <wp:docPr id="100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l="39903" t="18029" r="12019" b="8253"/>
                    <a:stretch>
                      <a:fillRect/>
                    </a:stretch>
                  </pic:blipFill>
                  <pic:spPr>
                    <a:xfrm>
                      <a:off x="0" y="0"/>
                      <a:ext cx="4086225" cy="3648075"/>
                    </a:xfrm>
                    <a:prstGeom prst="rect">
                      <a:avLst/>
                    </a:prstGeom>
                    <a:ln/>
                  </pic:spPr>
                </pic:pic>
              </a:graphicData>
            </a:graphic>
          </wp:inline>
        </w:drawing>
      </w:r>
    </w:p>
    <w:p w14:paraId="000002C8"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13" w:name="_heading=h.4iylrwe" w:colFirst="0" w:colLast="0"/>
      <w:bookmarkEnd w:id="113"/>
      <w:r w:rsidRPr="00FA2A5F">
        <w:rPr>
          <w:rFonts w:ascii="Times New Roman" w:hAnsi="Times New Roman" w:cs="Times New Roman"/>
          <w:i/>
          <w:color w:val="44546A"/>
          <w:sz w:val="18"/>
          <w:szCs w:val="18"/>
        </w:rPr>
        <w:t>Figure 44: Company Revenues Reports Switchboard</w:t>
      </w:r>
    </w:p>
    <w:p w14:paraId="000002C9" w14:textId="77777777" w:rsidR="003C0B2E" w:rsidRPr="00FA2A5F" w:rsidRDefault="003C0B2E">
      <w:pPr>
        <w:rPr>
          <w:rFonts w:ascii="Times New Roman" w:hAnsi="Times New Roman" w:cs="Times New Roman"/>
        </w:rPr>
      </w:pPr>
    </w:p>
    <w:p w14:paraId="000002CA" w14:textId="77777777" w:rsidR="003C0B2E" w:rsidRPr="00FA2A5F" w:rsidRDefault="00243B54">
      <w:pPr>
        <w:numPr>
          <w:ilvl w:val="0"/>
          <w:numId w:val="8"/>
        </w:numPr>
        <w:pBdr>
          <w:top w:val="nil"/>
          <w:left w:val="nil"/>
          <w:bottom w:val="nil"/>
          <w:right w:val="nil"/>
          <w:between w:val="nil"/>
        </w:pBdr>
        <w:rPr>
          <w:rFonts w:ascii="Times New Roman" w:hAnsi="Times New Roman" w:cs="Times New Roman"/>
          <w:color w:val="000000"/>
          <w:highlight w:val="lightGray"/>
        </w:rPr>
      </w:pPr>
      <w:r w:rsidRPr="00FA2A5F">
        <w:rPr>
          <w:rFonts w:ascii="Times New Roman" w:hAnsi="Times New Roman" w:cs="Times New Roman"/>
          <w:color w:val="000000"/>
        </w:rPr>
        <w:t>Click on the report you wish to generate a</w:t>
      </w:r>
      <w:r w:rsidRPr="00FA2A5F">
        <w:rPr>
          <w:rFonts w:ascii="Times New Roman" w:hAnsi="Times New Roman" w:cs="Times New Roman"/>
          <w:color w:val="000000"/>
        </w:rPr>
        <w:t xml:space="preserve">nd it will be generated and displayed on the screen. The figure on the next page displays </w:t>
      </w:r>
      <w:r w:rsidRPr="00FA2A5F">
        <w:rPr>
          <w:rFonts w:ascii="Times New Roman" w:hAnsi="Times New Roman" w:cs="Times New Roman"/>
          <w:color w:val="000000"/>
          <w:highlight w:val="lightGray"/>
        </w:rPr>
        <w:t>Total Company profit report</w:t>
      </w:r>
    </w:p>
    <w:p w14:paraId="000002CB"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CC" w14:textId="77777777" w:rsidR="003C0B2E" w:rsidRPr="00FA2A5F" w:rsidRDefault="00243B54">
      <w:pPr>
        <w:keepNext/>
        <w:rPr>
          <w:rFonts w:ascii="Times New Roman" w:hAnsi="Times New Roman" w:cs="Times New Roman"/>
          <w:b/>
        </w:rPr>
      </w:pPr>
      <w:bookmarkStart w:id="114" w:name="_heading=h.2y3w247" w:colFirst="0" w:colLast="0"/>
      <w:bookmarkEnd w:id="114"/>
      <w:r w:rsidRPr="00FA2A5F">
        <w:rPr>
          <w:rFonts w:ascii="Times New Roman" w:hAnsi="Times New Roman" w:cs="Times New Roman"/>
          <w:b/>
        </w:rPr>
        <w:lastRenderedPageBreak/>
        <w:t>Guide on generating a report from the system</w:t>
      </w:r>
    </w:p>
    <w:p w14:paraId="000002CD"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To generate a report from the system, proceed as follows.</w:t>
      </w:r>
    </w:p>
    <w:p w14:paraId="000002CE"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 xml:space="preserve">From the main switchboard, click on Reports </w:t>
      </w:r>
    </w:p>
    <w:p w14:paraId="000002CF"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The reports switchboard will be displayed as shown below.</w:t>
      </w:r>
    </w:p>
    <w:p w14:paraId="000002D0"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drawing>
          <wp:inline distT="0" distB="0" distL="0" distR="0">
            <wp:extent cx="4238625" cy="3286125"/>
            <wp:effectExtent l="0" t="0" r="0" b="0"/>
            <wp:docPr id="10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4"/>
                    <a:srcRect l="39423" t="16426" r="12018" b="6851"/>
                    <a:stretch>
                      <a:fillRect/>
                    </a:stretch>
                  </pic:blipFill>
                  <pic:spPr>
                    <a:xfrm>
                      <a:off x="0" y="0"/>
                      <a:ext cx="4238625" cy="3286125"/>
                    </a:xfrm>
                    <a:prstGeom prst="rect">
                      <a:avLst/>
                    </a:prstGeom>
                    <a:ln/>
                  </pic:spPr>
                </pic:pic>
              </a:graphicData>
            </a:graphic>
          </wp:inline>
        </w:drawing>
      </w:r>
    </w:p>
    <w:p w14:paraId="000002D1" w14:textId="77777777" w:rsidR="003C0B2E" w:rsidRPr="00FA2A5F" w:rsidRDefault="00243B54">
      <w:pPr>
        <w:keepNext/>
        <w:rPr>
          <w:rFonts w:ascii="Times New Roman" w:hAnsi="Times New Roman" w:cs="Times New Roman"/>
          <w:i/>
        </w:rPr>
      </w:pPr>
      <w:bookmarkStart w:id="115" w:name="_heading=h.1d96cc0" w:colFirst="0" w:colLast="0"/>
      <w:bookmarkEnd w:id="115"/>
      <w:r w:rsidRPr="00FA2A5F">
        <w:rPr>
          <w:rFonts w:ascii="Times New Roman" w:hAnsi="Times New Roman" w:cs="Times New Roman"/>
          <w:i/>
        </w:rPr>
        <w:t>Figure 45: Reports switchboard</w:t>
      </w:r>
    </w:p>
    <w:p w14:paraId="000002D2"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 xml:space="preserve">Select the report group you wish to generate by clicking on it from the reports switchboard. </w:t>
      </w:r>
    </w:p>
    <w:p w14:paraId="000002D3"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For example, to generate reports on company revenue, click on Company Revenues reports. The company revenue reports switchboard will be displayed as shown below.</w:t>
      </w:r>
    </w:p>
    <w:p w14:paraId="000002D4" w14:textId="77777777" w:rsidR="003C0B2E" w:rsidRPr="00FA2A5F" w:rsidRDefault="00243B54">
      <w:pPr>
        <w:keepNext/>
        <w:rPr>
          <w:rFonts w:ascii="Times New Roman" w:hAnsi="Times New Roman" w:cs="Times New Roman"/>
        </w:rPr>
      </w:pPr>
      <w:r w:rsidRPr="00FA2A5F">
        <w:rPr>
          <w:rFonts w:ascii="Times New Roman" w:hAnsi="Times New Roman" w:cs="Times New Roman"/>
        </w:rPr>
        <w:lastRenderedPageBreak/>
        <w:t xml:space="preserve"> </w:t>
      </w:r>
      <w:r w:rsidRPr="00FA2A5F">
        <w:rPr>
          <w:rFonts w:ascii="Times New Roman" w:hAnsi="Times New Roman" w:cs="Times New Roman"/>
          <w:noProof/>
        </w:rPr>
        <w:drawing>
          <wp:inline distT="0" distB="0" distL="0" distR="0">
            <wp:extent cx="4086225" cy="3648075"/>
            <wp:effectExtent l="0" t="0" r="0" b="0"/>
            <wp:docPr id="100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l="39903" t="18029" r="12019" b="8253"/>
                    <a:stretch>
                      <a:fillRect/>
                    </a:stretch>
                  </pic:blipFill>
                  <pic:spPr>
                    <a:xfrm>
                      <a:off x="0" y="0"/>
                      <a:ext cx="4086225" cy="3648075"/>
                    </a:xfrm>
                    <a:prstGeom prst="rect">
                      <a:avLst/>
                    </a:prstGeom>
                    <a:ln/>
                  </pic:spPr>
                </pic:pic>
              </a:graphicData>
            </a:graphic>
          </wp:inline>
        </w:drawing>
      </w:r>
    </w:p>
    <w:p w14:paraId="000002D5" w14:textId="77777777" w:rsidR="003C0B2E" w:rsidRPr="00FA2A5F" w:rsidRDefault="00243B54">
      <w:pPr>
        <w:keepNext/>
        <w:rPr>
          <w:rFonts w:ascii="Times New Roman" w:hAnsi="Times New Roman" w:cs="Times New Roman"/>
          <w:i/>
        </w:rPr>
      </w:pPr>
      <w:bookmarkStart w:id="116" w:name="_heading=h.3x8tuzt" w:colFirst="0" w:colLast="0"/>
      <w:bookmarkEnd w:id="116"/>
      <w:r w:rsidRPr="00FA2A5F">
        <w:rPr>
          <w:rFonts w:ascii="Times New Roman" w:hAnsi="Times New Roman" w:cs="Times New Roman"/>
          <w:i/>
        </w:rPr>
        <w:t>Figure 46: Company Revenues Reports Switchboard</w:t>
      </w:r>
    </w:p>
    <w:p w14:paraId="000002D6" w14:textId="77777777" w:rsidR="003C0B2E" w:rsidRPr="00FA2A5F" w:rsidRDefault="003C0B2E">
      <w:pPr>
        <w:keepNext/>
        <w:rPr>
          <w:rFonts w:ascii="Times New Roman" w:hAnsi="Times New Roman" w:cs="Times New Roman"/>
        </w:rPr>
      </w:pPr>
    </w:p>
    <w:p w14:paraId="000002D7" w14:textId="77777777" w:rsidR="003C0B2E" w:rsidRPr="00FA2A5F" w:rsidRDefault="00243B54">
      <w:pPr>
        <w:keepNext/>
        <w:numPr>
          <w:ilvl w:val="0"/>
          <w:numId w:val="8"/>
        </w:numPr>
        <w:rPr>
          <w:rFonts w:ascii="Times New Roman" w:hAnsi="Times New Roman" w:cs="Times New Roman"/>
        </w:rPr>
      </w:pPr>
      <w:r w:rsidRPr="00FA2A5F">
        <w:rPr>
          <w:rFonts w:ascii="Times New Roman" w:hAnsi="Times New Roman" w:cs="Times New Roman"/>
        </w:rPr>
        <w:t>Click on the report you wish to generate a</w:t>
      </w:r>
      <w:r w:rsidRPr="00FA2A5F">
        <w:rPr>
          <w:rFonts w:ascii="Times New Roman" w:hAnsi="Times New Roman" w:cs="Times New Roman"/>
        </w:rPr>
        <w:t>nd it will be generated and displayed on the screen. The figure on the next page displays Total Company profit report</w:t>
      </w:r>
    </w:p>
    <w:p w14:paraId="000002D8" w14:textId="77777777" w:rsidR="003C0B2E" w:rsidRPr="00FA2A5F" w:rsidRDefault="00243B54">
      <w:pPr>
        <w:keepNext/>
        <w:rPr>
          <w:rFonts w:ascii="Times New Roman" w:hAnsi="Times New Roman" w:cs="Times New Roman"/>
        </w:rPr>
      </w:pPr>
      <w:r w:rsidRPr="00FA2A5F">
        <w:rPr>
          <w:rFonts w:ascii="Times New Roman" w:hAnsi="Times New Roman" w:cs="Times New Roman"/>
        </w:rPr>
        <w:br w:type="page"/>
      </w:r>
    </w:p>
    <w:p w14:paraId="000002D9"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lastRenderedPageBreak/>
        <w:drawing>
          <wp:inline distT="0" distB="0" distL="0" distR="0">
            <wp:extent cx="4905375" cy="2905125"/>
            <wp:effectExtent l="0" t="0" r="0" b="0"/>
            <wp:docPr id="10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a:srcRect l="28525" t="16025" r="7851" b="46113"/>
                    <a:stretch>
                      <a:fillRect/>
                    </a:stretch>
                  </pic:blipFill>
                  <pic:spPr>
                    <a:xfrm>
                      <a:off x="0" y="0"/>
                      <a:ext cx="4905375" cy="2905125"/>
                    </a:xfrm>
                    <a:prstGeom prst="rect">
                      <a:avLst/>
                    </a:prstGeom>
                    <a:ln/>
                  </pic:spPr>
                </pic:pic>
              </a:graphicData>
            </a:graphic>
          </wp:inline>
        </w:drawing>
      </w:r>
    </w:p>
    <w:p w14:paraId="000002DA" w14:textId="77777777" w:rsidR="003C0B2E" w:rsidRPr="00FA2A5F" w:rsidRDefault="00243B54">
      <w:pPr>
        <w:keepNext/>
        <w:rPr>
          <w:rFonts w:ascii="Times New Roman" w:hAnsi="Times New Roman" w:cs="Times New Roman"/>
          <w:i/>
        </w:rPr>
      </w:pPr>
      <w:bookmarkStart w:id="117" w:name="_heading=h.2ce457m" w:colFirst="0" w:colLast="0"/>
      <w:bookmarkEnd w:id="117"/>
      <w:r w:rsidRPr="00FA2A5F">
        <w:rPr>
          <w:rFonts w:ascii="Times New Roman" w:hAnsi="Times New Roman" w:cs="Times New Roman"/>
          <w:i/>
        </w:rPr>
        <w:t>Figure 47: Company profit report</w:t>
      </w:r>
    </w:p>
    <w:p w14:paraId="000002DB" w14:textId="77777777" w:rsidR="003C0B2E" w:rsidRPr="00FA2A5F" w:rsidRDefault="00243B54">
      <w:pPr>
        <w:keepNext/>
        <w:rPr>
          <w:rFonts w:ascii="Times New Roman" w:hAnsi="Times New Roman" w:cs="Times New Roman"/>
        </w:rPr>
      </w:pPr>
      <w:r w:rsidRPr="00FA2A5F">
        <w:rPr>
          <w:rFonts w:ascii="Times New Roman" w:hAnsi="Times New Roman" w:cs="Times New Roman"/>
        </w:rPr>
        <w:br w:type="page"/>
      </w:r>
    </w:p>
    <w:p w14:paraId="000002DC" w14:textId="77777777" w:rsidR="003C0B2E" w:rsidRPr="00FA2A5F" w:rsidRDefault="00243B54">
      <w:pPr>
        <w:keepNext/>
        <w:rPr>
          <w:rFonts w:ascii="Times New Roman" w:hAnsi="Times New Roman" w:cs="Times New Roman"/>
        </w:rPr>
      </w:pPr>
      <w:r w:rsidRPr="00FA2A5F">
        <w:rPr>
          <w:rFonts w:ascii="Times New Roman" w:hAnsi="Times New Roman" w:cs="Times New Roman"/>
          <w:noProof/>
        </w:rPr>
        <w:lastRenderedPageBreak/>
        <w:drawing>
          <wp:inline distT="0" distB="0" distL="0" distR="0">
            <wp:extent cx="4905375" cy="2905125"/>
            <wp:effectExtent l="0" t="0" r="0" b="0"/>
            <wp:docPr id="10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a:srcRect l="28525" t="16025" r="7851" b="46113"/>
                    <a:stretch>
                      <a:fillRect/>
                    </a:stretch>
                  </pic:blipFill>
                  <pic:spPr>
                    <a:xfrm>
                      <a:off x="0" y="0"/>
                      <a:ext cx="4905375" cy="2905125"/>
                    </a:xfrm>
                    <a:prstGeom prst="rect">
                      <a:avLst/>
                    </a:prstGeom>
                    <a:ln/>
                  </pic:spPr>
                </pic:pic>
              </a:graphicData>
            </a:graphic>
          </wp:inline>
        </w:drawing>
      </w:r>
    </w:p>
    <w:p w14:paraId="000002DD" w14:textId="77777777" w:rsidR="003C0B2E" w:rsidRPr="00FA2A5F" w:rsidRDefault="00243B54">
      <w:pPr>
        <w:pBdr>
          <w:top w:val="nil"/>
          <w:left w:val="nil"/>
          <w:bottom w:val="nil"/>
          <w:right w:val="nil"/>
          <w:between w:val="nil"/>
        </w:pBdr>
        <w:spacing w:after="200" w:line="240" w:lineRule="auto"/>
        <w:rPr>
          <w:rFonts w:ascii="Times New Roman" w:hAnsi="Times New Roman" w:cs="Times New Roman"/>
          <w:i/>
          <w:color w:val="44546A"/>
          <w:sz w:val="18"/>
          <w:szCs w:val="18"/>
        </w:rPr>
      </w:pPr>
      <w:bookmarkStart w:id="118" w:name="_heading=h.rjefff" w:colFirst="0" w:colLast="0"/>
      <w:bookmarkEnd w:id="118"/>
      <w:r w:rsidRPr="00FA2A5F">
        <w:rPr>
          <w:rFonts w:ascii="Times New Roman" w:hAnsi="Times New Roman" w:cs="Times New Roman"/>
          <w:i/>
          <w:color w:val="44546A"/>
          <w:sz w:val="18"/>
          <w:szCs w:val="18"/>
        </w:rPr>
        <w:t>Figure 48: Company profit report</w:t>
      </w:r>
    </w:p>
    <w:p w14:paraId="000002DE"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DF" w14:textId="77777777" w:rsidR="003C0B2E" w:rsidRPr="00FA2A5F" w:rsidRDefault="00243B54">
      <w:pPr>
        <w:pStyle w:val="Heading1"/>
        <w:rPr>
          <w:rFonts w:ascii="Times New Roman" w:hAnsi="Times New Roman" w:cs="Times New Roman"/>
        </w:rPr>
      </w:pPr>
      <w:bookmarkStart w:id="119" w:name="_heading=h.3bj1y38" w:colFirst="0" w:colLast="0"/>
      <w:bookmarkEnd w:id="119"/>
      <w:r w:rsidRPr="00FA2A5F">
        <w:rPr>
          <w:rFonts w:ascii="Times New Roman" w:hAnsi="Times New Roman" w:cs="Times New Roman"/>
        </w:rPr>
        <w:lastRenderedPageBreak/>
        <w:t>Chapter 6: Miscellaneous</w:t>
      </w:r>
    </w:p>
    <w:p w14:paraId="000002E0" w14:textId="77777777" w:rsidR="003C0B2E" w:rsidRPr="00FA2A5F" w:rsidRDefault="00243B54">
      <w:pPr>
        <w:pStyle w:val="Heading2"/>
        <w:rPr>
          <w:rFonts w:ascii="Times New Roman" w:hAnsi="Times New Roman" w:cs="Times New Roman"/>
        </w:rPr>
      </w:pPr>
      <w:bookmarkStart w:id="120" w:name="_heading=h.1qoc8b1" w:colFirst="0" w:colLast="0"/>
      <w:bookmarkEnd w:id="120"/>
      <w:r w:rsidRPr="00FA2A5F">
        <w:rPr>
          <w:rFonts w:ascii="Times New Roman" w:hAnsi="Times New Roman" w:cs="Times New Roman"/>
        </w:rPr>
        <w:t>Conclusion</w:t>
      </w:r>
    </w:p>
    <w:p w14:paraId="000002E1" w14:textId="77777777" w:rsidR="003C0B2E" w:rsidRPr="00FA2A5F" w:rsidRDefault="00243B54">
      <w:pPr>
        <w:rPr>
          <w:rFonts w:ascii="Times New Roman" w:hAnsi="Times New Roman" w:cs="Times New Roman"/>
          <w:b/>
        </w:rPr>
      </w:pPr>
      <w:bookmarkStart w:id="121" w:name="_heading=h.4anzqyu" w:colFirst="0" w:colLast="0"/>
      <w:bookmarkEnd w:id="121"/>
      <w:r w:rsidRPr="00FA2A5F">
        <w:rPr>
          <w:rFonts w:ascii="Times New Roman" w:hAnsi="Times New Roman" w:cs="Times New Roman"/>
        </w:rPr>
        <w:t>The development of the Movers Transport System went well and was completed on schedule. The Movers Transport System was created specifically for the Movers Transport Company's needs. If fully deployed, the technology will assist Movers Transport Company in</w:t>
      </w:r>
      <w:r w:rsidRPr="00FA2A5F">
        <w:rPr>
          <w:rFonts w:ascii="Times New Roman" w:hAnsi="Times New Roman" w:cs="Times New Roman"/>
        </w:rPr>
        <w:t xml:space="preserve"> reducing the costs associated with their present manual system. This technology will also assist the organization in becoming more productive by assisting them in improving their operations.</w:t>
      </w:r>
    </w:p>
    <w:p w14:paraId="000002E2" w14:textId="77777777" w:rsidR="003C0B2E" w:rsidRPr="00FA2A5F" w:rsidRDefault="00243B54">
      <w:pPr>
        <w:pStyle w:val="Heading2"/>
        <w:rPr>
          <w:rFonts w:ascii="Times New Roman" w:hAnsi="Times New Roman" w:cs="Times New Roman"/>
        </w:rPr>
      </w:pPr>
      <w:bookmarkStart w:id="122" w:name="_heading=h.2pta16n" w:colFirst="0" w:colLast="0"/>
      <w:bookmarkEnd w:id="122"/>
      <w:r w:rsidRPr="00FA2A5F">
        <w:rPr>
          <w:rFonts w:ascii="Times New Roman" w:hAnsi="Times New Roman" w:cs="Times New Roman"/>
        </w:rPr>
        <w:t>Recommendations</w:t>
      </w:r>
    </w:p>
    <w:p w14:paraId="000002E3" w14:textId="77777777" w:rsidR="003C0B2E" w:rsidRPr="00FA2A5F" w:rsidRDefault="00243B54">
      <w:pPr>
        <w:rPr>
          <w:rFonts w:ascii="Times New Roman" w:hAnsi="Times New Roman" w:cs="Times New Roman"/>
        </w:rPr>
      </w:pPr>
      <w:r w:rsidRPr="00FA2A5F">
        <w:rPr>
          <w:rFonts w:ascii="Times New Roman" w:hAnsi="Times New Roman" w:cs="Times New Roman"/>
        </w:rPr>
        <w:t>The system is ready for use and can be implement</w:t>
      </w:r>
      <w:r w:rsidRPr="00FA2A5F">
        <w:rPr>
          <w:rFonts w:ascii="Times New Roman" w:hAnsi="Times New Roman" w:cs="Times New Roman"/>
        </w:rPr>
        <w:t>ed immediately using phased change over strategy to minimize on the risk of failure and ensure every stakeholder is comfortable when using the system. Also, the database should be installed on a computer that has an up-to-day antivirus software installed t</w:t>
      </w:r>
      <w:r w:rsidRPr="00FA2A5F">
        <w:rPr>
          <w:rFonts w:ascii="Times New Roman" w:hAnsi="Times New Roman" w:cs="Times New Roman"/>
        </w:rPr>
        <w:t>o ensure the security of the database.</w:t>
      </w:r>
    </w:p>
    <w:p w14:paraId="000002E4" w14:textId="77777777" w:rsidR="003C0B2E" w:rsidRPr="00FA2A5F" w:rsidRDefault="00243B54">
      <w:pPr>
        <w:rPr>
          <w:rFonts w:ascii="Times New Roman" w:hAnsi="Times New Roman" w:cs="Times New Roman"/>
          <w:b/>
          <w:sz w:val="26"/>
          <w:szCs w:val="26"/>
        </w:rPr>
      </w:pPr>
      <w:r w:rsidRPr="00FA2A5F">
        <w:rPr>
          <w:rFonts w:ascii="Times New Roman" w:hAnsi="Times New Roman" w:cs="Times New Roman"/>
        </w:rPr>
        <w:t>I recommend that Movers Transport Company to use the system effectively since it will reduce the inaccurate data processing and to maintain the system by installing antivirus software to prevent the system from the vi</w:t>
      </w:r>
      <w:r w:rsidRPr="00FA2A5F">
        <w:rPr>
          <w:rFonts w:ascii="Times New Roman" w:hAnsi="Times New Roman" w:cs="Times New Roman"/>
        </w:rPr>
        <w:t>ruses. Also they should be creating backups for the updates.</w:t>
      </w:r>
      <w:r w:rsidRPr="00FA2A5F">
        <w:rPr>
          <w:rFonts w:ascii="Times New Roman" w:hAnsi="Times New Roman" w:cs="Times New Roman"/>
        </w:rPr>
        <w:br w:type="page"/>
      </w:r>
    </w:p>
    <w:p w14:paraId="000002E5" w14:textId="77777777" w:rsidR="003C0B2E" w:rsidRPr="00FA2A5F" w:rsidRDefault="00243B54">
      <w:pPr>
        <w:pStyle w:val="Heading2"/>
        <w:rPr>
          <w:rFonts w:ascii="Times New Roman" w:hAnsi="Times New Roman" w:cs="Times New Roman"/>
        </w:rPr>
      </w:pPr>
      <w:bookmarkStart w:id="123" w:name="_heading=h.14ykbeg" w:colFirst="0" w:colLast="0"/>
      <w:bookmarkEnd w:id="123"/>
      <w:r w:rsidRPr="00FA2A5F">
        <w:rPr>
          <w:rFonts w:ascii="Times New Roman" w:hAnsi="Times New Roman" w:cs="Times New Roman"/>
        </w:rPr>
        <w:lastRenderedPageBreak/>
        <w:t>References</w:t>
      </w:r>
    </w:p>
    <w:p w14:paraId="000002E6"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Chemwa, G. (2005). </w:t>
      </w:r>
      <w:r w:rsidRPr="00FA2A5F">
        <w:rPr>
          <w:rFonts w:ascii="Times New Roman" w:eastAsia="Times New Roman" w:hAnsi="Times New Roman" w:cs="Times New Roman"/>
          <w:i/>
        </w:rPr>
        <w:t>Computer Studies.</w:t>
      </w:r>
      <w:r w:rsidRPr="00FA2A5F">
        <w:rPr>
          <w:rFonts w:ascii="Times New Roman" w:eastAsia="Times New Roman" w:hAnsi="Times New Roman" w:cs="Times New Roman"/>
        </w:rPr>
        <w:t xml:space="preserve"> Nairobi: Longhorn Publishers.</w:t>
      </w:r>
    </w:p>
    <w:p w14:paraId="000002E7"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i/>
        </w:rPr>
        <w:t>Developing a Methodology for Observing Electronic Voting.</w:t>
      </w:r>
      <w:r w:rsidRPr="00FA2A5F">
        <w:rPr>
          <w:rFonts w:ascii="Times New Roman" w:eastAsia="Times New Roman" w:hAnsi="Times New Roman" w:cs="Times New Roman"/>
        </w:rPr>
        <w:t xml:space="preserve"> (2013). Atlanta: Carter.</w:t>
      </w:r>
    </w:p>
    <w:p w14:paraId="000002E8"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Gallup. (2015). </w:t>
      </w:r>
      <w:r w:rsidRPr="00FA2A5F">
        <w:rPr>
          <w:rFonts w:ascii="Times New Roman" w:eastAsia="Times New Roman" w:hAnsi="Times New Roman" w:cs="Times New Roman"/>
          <w:i/>
        </w:rPr>
        <w:t>Trust in Governme</w:t>
      </w:r>
      <w:r w:rsidRPr="00FA2A5F">
        <w:rPr>
          <w:rFonts w:ascii="Times New Roman" w:eastAsia="Times New Roman" w:hAnsi="Times New Roman" w:cs="Times New Roman"/>
          <w:i/>
        </w:rPr>
        <w:t>nt</w:t>
      </w:r>
      <w:r w:rsidRPr="00FA2A5F">
        <w:rPr>
          <w:rFonts w:ascii="Times New Roman" w:eastAsia="Times New Roman" w:hAnsi="Times New Roman" w:cs="Times New Roman"/>
        </w:rPr>
        <w:t>. Retrieved from trust-government.aspx.: www.gallup.com/poll/5392/trust-government.aspx.</w:t>
      </w:r>
    </w:p>
    <w:p w14:paraId="000002E9"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Ndulo, M. (JULY 5, 2010). HARVARD ILJ ONLINE. </w:t>
      </w:r>
      <w:r w:rsidRPr="00FA2A5F">
        <w:rPr>
          <w:rFonts w:ascii="Times New Roman" w:eastAsia="Times New Roman" w:hAnsi="Times New Roman" w:cs="Times New Roman"/>
          <w:i/>
        </w:rPr>
        <w:t>Free and Fair Elections, Violence and Conflict</w:t>
      </w:r>
      <w:r w:rsidRPr="00FA2A5F">
        <w:rPr>
          <w:rFonts w:ascii="Times New Roman" w:eastAsia="Times New Roman" w:hAnsi="Times New Roman" w:cs="Times New Roman"/>
        </w:rPr>
        <w:t>, 15.</w:t>
      </w:r>
    </w:p>
    <w:p w14:paraId="000002EA"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Noizat, P. (2015). Blockchain Electronic Vote. </w:t>
      </w:r>
      <w:r w:rsidRPr="00FA2A5F">
        <w:rPr>
          <w:rFonts w:ascii="Times New Roman" w:eastAsia="Times New Roman" w:hAnsi="Times New Roman" w:cs="Times New Roman"/>
          <w:i/>
        </w:rPr>
        <w:t>handbook of digital Currency</w:t>
      </w:r>
      <w:r w:rsidRPr="00FA2A5F">
        <w:rPr>
          <w:rFonts w:ascii="Times New Roman" w:eastAsia="Times New Roman" w:hAnsi="Times New Roman" w:cs="Times New Roman"/>
        </w:rPr>
        <w:t>, pp. 453-461. .</w:t>
      </w:r>
    </w:p>
    <w:p w14:paraId="000002EB"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ONunga, D. J. (2005). Computer studies. In R. Shah, </w:t>
      </w:r>
      <w:r w:rsidRPr="00FA2A5F">
        <w:rPr>
          <w:rFonts w:ascii="Times New Roman" w:eastAsia="Times New Roman" w:hAnsi="Times New Roman" w:cs="Times New Roman"/>
          <w:i/>
        </w:rPr>
        <w:t>Computers Studies.</w:t>
      </w:r>
      <w:r w:rsidRPr="00FA2A5F">
        <w:rPr>
          <w:rFonts w:ascii="Times New Roman" w:eastAsia="Times New Roman" w:hAnsi="Times New Roman" w:cs="Times New Roman"/>
        </w:rPr>
        <w:t xml:space="preserve"> Nairobi, Kenya: Mariwa Publishers Ltd.</w:t>
      </w:r>
    </w:p>
    <w:p w14:paraId="000002EC" w14:textId="77777777" w:rsidR="003C0B2E" w:rsidRPr="00FA2A5F" w:rsidRDefault="00243B54">
      <w:pPr>
        <w:numPr>
          <w:ilvl w:val="0"/>
          <w:numId w:val="3"/>
        </w:numPr>
        <w:spacing w:after="0" w:line="480" w:lineRule="auto"/>
        <w:jc w:val="both"/>
        <w:rPr>
          <w:rFonts w:ascii="Times New Roman" w:eastAsia="Times New Roman" w:hAnsi="Times New Roman" w:cs="Times New Roman"/>
        </w:rPr>
      </w:pPr>
      <w:r w:rsidRPr="00FA2A5F">
        <w:rPr>
          <w:rFonts w:ascii="Times New Roman" w:eastAsia="Times New Roman" w:hAnsi="Times New Roman" w:cs="Times New Roman"/>
        </w:rPr>
        <w:t xml:space="preserve">S.Mburu. (2005). </w:t>
      </w:r>
      <w:r w:rsidRPr="00FA2A5F">
        <w:rPr>
          <w:rFonts w:ascii="Times New Roman" w:eastAsia="Times New Roman" w:hAnsi="Times New Roman" w:cs="Times New Roman"/>
          <w:i/>
        </w:rPr>
        <w:t>Computer Studies .</w:t>
      </w:r>
      <w:r w:rsidRPr="00FA2A5F">
        <w:rPr>
          <w:rFonts w:ascii="Times New Roman" w:eastAsia="Times New Roman" w:hAnsi="Times New Roman" w:cs="Times New Roman"/>
        </w:rPr>
        <w:t xml:space="preserve"> Kampala: longhorn publishers.</w:t>
      </w:r>
    </w:p>
    <w:p w14:paraId="000002ED" w14:textId="77777777" w:rsidR="003C0B2E" w:rsidRPr="00FA2A5F" w:rsidRDefault="00243B54">
      <w:pPr>
        <w:spacing w:line="259" w:lineRule="auto"/>
        <w:ind w:firstLine="0"/>
        <w:rPr>
          <w:rFonts w:ascii="Times New Roman" w:hAnsi="Times New Roman" w:cs="Times New Roman"/>
        </w:rPr>
      </w:pPr>
      <w:r w:rsidRPr="00FA2A5F">
        <w:rPr>
          <w:rFonts w:ascii="Times New Roman" w:hAnsi="Times New Roman" w:cs="Times New Roman"/>
        </w:rPr>
        <w:br w:type="page"/>
      </w:r>
    </w:p>
    <w:p w14:paraId="000002EE" w14:textId="77777777" w:rsidR="003C0B2E" w:rsidRPr="00FA2A5F" w:rsidRDefault="00243B54">
      <w:pPr>
        <w:pStyle w:val="Heading2"/>
        <w:rPr>
          <w:rFonts w:ascii="Times New Roman" w:hAnsi="Times New Roman" w:cs="Times New Roman"/>
        </w:rPr>
      </w:pPr>
      <w:bookmarkStart w:id="124" w:name="_heading=h.3oy7u29" w:colFirst="0" w:colLast="0"/>
      <w:bookmarkEnd w:id="124"/>
      <w:r w:rsidRPr="00FA2A5F">
        <w:rPr>
          <w:rFonts w:ascii="Times New Roman" w:hAnsi="Times New Roman" w:cs="Times New Roman"/>
        </w:rPr>
        <w:lastRenderedPageBreak/>
        <w:t>Appendix</w:t>
      </w:r>
    </w:p>
    <w:p w14:paraId="000002EF"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Alternate process</w:t>
      </w:r>
      <w:r w:rsidRPr="00FA2A5F">
        <w:rPr>
          <w:rFonts w:ascii="Times New Roman" w:hAnsi="Times New Roman" w:cs="Times New Roman"/>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0</wp:posOffset>
                </wp:positionV>
                <wp:extent cx="1393825" cy="403225"/>
                <wp:effectExtent l="0" t="0" r="0" b="0"/>
                <wp:wrapNone/>
                <wp:docPr id="972" name="Flowchart: Alternate Process 972"/>
                <wp:cNvGraphicFramePr/>
                <a:graphic xmlns:a="http://schemas.openxmlformats.org/drawingml/2006/main">
                  <a:graphicData uri="http://schemas.microsoft.com/office/word/2010/wordprocessingShape">
                    <wps:wsp>
                      <wps:cNvSpPr/>
                      <wps:spPr>
                        <a:xfrm>
                          <a:off x="4653850" y="3583150"/>
                          <a:ext cx="1384300" cy="393700"/>
                        </a:xfrm>
                        <a:prstGeom prst="flowChartAlternateProcess">
                          <a:avLst/>
                        </a:prstGeom>
                        <a:solidFill>
                          <a:srgbClr val="FFFFFF"/>
                        </a:solidFill>
                        <a:ln w="9525" cap="flat" cmpd="sng">
                          <a:solidFill>
                            <a:srgbClr val="000000"/>
                          </a:solidFill>
                          <a:prstDash val="solid"/>
                          <a:miter lim="800000"/>
                          <a:headEnd type="none" w="sm" len="sm"/>
                          <a:tailEnd type="none" w="sm" len="sm"/>
                        </a:ln>
                      </wps:spPr>
                      <wps:txbx>
                        <w:txbxContent>
                          <w:p w14:paraId="14AAE4AA"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393825" cy="403225"/>
                <wp:effectExtent b="0" l="0" r="0" t="0"/>
                <wp:wrapNone/>
                <wp:docPr id="798" name="image49.png"/>
                <a:graphic>
                  <a:graphicData uri="http://schemas.openxmlformats.org/drawingml/2006/picture">
                    <pic:pic>
                      <pic:nvPicPr>
                        <pic:cNvPr id="0" name="image49.png"/>
                        <pic:cNvPicPr preferRelativeResize="0"/>
                      </pic:nvPicPr>
                      <pic:blipFill>
                        <a:blip r:embed="rId77"/>
                        <a:srcRect/>
                        <a:stretch>
                          <a:fillRect/>
                        </a:stretch>
                      </pic:blipFill>
                      <pic:spPr>
                        <a:xfrm>
                          <a:off x="0" y="0"/>
                          <a:ext cx="1393825" cy="4032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711200</wp:posOffset>
                </wp:positionV>
                <wp:extent cx="1355725" cy="593725"/>
                <wp:effectExtent l="0" t="0" r="0" b="0"/>
                <wp:wrapNone/>
                <wp:docPr id="973" name="Flowchart: Process 973"/>
                <wp:cNvGraphicFramePr/>
                <a:graphic xmlns:a="http://schemas.openxmlformats.org/drawingml/2006/main">
                  <a:graphicData uri="http://schemas.microsoft.com/office/word/2010/wordprocessingShape">
                    <wps:wsp>
                      <wps:cNvSpPr/>
                      <wps:spPr>
                        <a:xfrm>
                          <a:off x="4672900" y="3487900"/>
                          <a:ext cx="1346200" cy="584200"/>
                        </a:xfrm>
                        <a:prstGeom prst="flowChartProcess">
                          <a:avLst/>
                        </a:prstGeom>
                        <a:solidFill>
                          <a:srgbClr val="FFFFFF"/>
                        </a:solidFill>
                        <a:ln w="9525" cap="flat" cmpd="sng">
                          <a:solidFill>
                            <a:srgbClr val="000000"/>
                          </a:solidFill>
                          <a:prstDash val="solid"/>
                          <a:miter lim="800000"/>
                          <a:headEnd type="none" w="sm" len="sm"/>
                          <a:tailEnd type="none" w="sm" len="sm"/>
                        </a:ln>
                      </wps:spPr>
                      <wps:txbx>
                        <w:txbxContent>
                          <w:p w14:paraId="17AC0B33"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711200</wp:posOffset>
                </wp:positionV>
                <wp:extent cx="1355725" cy="593725"/>
                <wp:effectExtent b="0" l="0" r="0" t="0"/>
                <wp:wrapNone/>
                <wp:docPr id="770" name="image4.png"/>
                <a:graphic>
                  <a:graphicData uri="http://schemas.openxmlformats.org/drawingml/2006/picture">
                    <pic:pic>
                      <pic:nvPicPr>
                        <pic:cNvPr id="0" name="image4.png"/>
                        <pic:cNvPicPr preferRelativeResize="0"/>
                      </pic:nvPicPr>
                      <pic:blipFill>
                        <a:blip r:embed="rId78"/>
                        <a:srcRect/>
                        <a:stretch>
                          <a:fillRect/>
                        </a:stretch>
                      </pic:blipFill>
                      <pic:spPr>
                        <a:xfrm>
                          <a:off x="0" y="0"/>
                          <a:ext cx="1355725" cy="5937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1701800</wp:posOffset>
                </wp:positionV>
                <wp:extent cx="1673225" cy="835025"/>
                <wp:effectExtent l="0" t="0" r="0" b="0"/>
                <wp:wrapNone/>
                <wp:docPr id="974" name="Flowchart: Decision 974"/>
                <wp:cNvGraphicFramePr/>
                <a:graphic xmlns:a="http://schemas.openxmlformats.org/drawingml/2006/main">
                  <a:graphicData uri="http://schemas.microsoft.com/office/word/2010/wordprocessingShape">
                    <wps:wsp>
                      <wps:cNvSpPr/>
                      <wps:spPr>
                        <a:xfrm>
                          <a:off x="4514150" y="3367250"/>
                          <a:ext cx="1663700" cy="82550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11B62FB8"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1701800</wp:posOffset>
                </wp:positionV>
                <wp:extent cx="1673225" cy="835025"/>
                <wp:effectExtent b="0" l="0" r="0" t="0"/>
                <wp:wrapNone/>
                <wp:docPr id="803" name="image65.png"/>
                <a:graphic>
                  <a:graphicData uri="http://schemas.openxmlformats.org/drawingml/2006/picture">
                    <pic:pic>
                      <pic:nvPicPr>
                        <pic:cNvPr id="0" name="image65.png"/>
                        <pic:cNvPicPr preferRelativeResize="0"/>
                      </pic:nvPicPr>
                      <pic:blipFill>
                        <a:blip r:embed="rId79"/>
                        <a:srcRect/>
                        <a:stretch>
                          <a:fillRect/>
                        </a:stretch>
                      </pic:blipFill>
                      <pic:spPr>
                        <a:xfrm>
                          <a:off x="0" y="0"/>
                          <a:ext cx="1673225" cy="8350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93056" behindDoc="0" locked="0" layoutInCell="1" hidden="0" allowOverlap="1">
                <wp:simplePos x="0" y="0"/>
                <wp:positionH relativeFrom="column">
                  <wp:posOffset>139700</wp:posOffset>
                </wp:positionH>
                <wp:positionV relativeFrom="paragraph">
                  <wp:posOffset>3022600</wp:posOffset>
                </wp:positionV>
                <wp:extent cx="1203325" cy="1470025"/>
                <wp:effectExtent l="0" t="0" r="0" b="0"/>
                <wp:wrapNone/>
                <wp:docPr id="975" name="Flowchart: Magnetic Disk 975"/>
                <wp:cNvGraphicFramePr/>
                <a:graphic xmlns:a="http://schemas.openxmlformats.org/drawingml/2006/main">
                  <a:graphicData uri="http://schemas.microsoft.com/office/word/2010/wordprocessingShape">
                    <wps:wsp>
                      <wps:cNvSpPr/>
                      <wps:spPr>
                        <a:xfrm>
                          <a:off x="4749100" y="3049750"/>
                          <a:ext cx="1193800" cy="1460500"/>
                        </a:xfrm>
                        <a:prstGeom prst="flowChartMagneticDisk">
                          <a:avLst/>
                        </a:prstGeom>
                        <a:solidFill>
                          <a:srgbClr val="FFFFFF"/>
                        </a:solidFill>
                        <a:ln w="9525" cap="flat" cmpd="sng">
                          <a:solidFill>
                            <a:srgbClr val="000000"/>
                          </a:solidFill>
                          <a:prstDash val="solid"/>
                          <a:round/>
                          <a:headEnd type="none" w="sm" len="sm"/>
                          <a:tailEnd type="none" w="sm" len="sm"/>
                        </a:ln>
                      </wps:spPr>
                      <wps:txbx>
                        <w:txbxContent>
                          <w:p w14:paraId="30B87971"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139700</wp:posOffset>
                </wp:positionH>
                <wp:positionV relativeFrom="paragraph">
                  <wp:posOffset>3022600</wp:posOffset>
                </wp:positionV>
                <wp:extent cx="1203325" cy="1470025"/>
                <wp:effectExtent b="0" l="0" r="0" t="0"/>
                <wp:wrapNone/>
                <wp:docPr id="801" name="image63.png"/>
                <a:graphic>
                  <a:graphicData uri="http://schemas.openxmlformats.org/drawingml/2006/picture">
                    <pic:pic>
                      <pic:nvPicPr>
                        <pic:cNvPr id="0" name="image63.png"/>
                        <pic:cNvPicPr preferRelativeResize="0"/>
                      </pic:nvPicPr>
                      <pic:blipFill>
                        <a:blip r:embed="rId80"/>
                        <a:srcRect/>
                        <a:stretch>
                          <a:fillRect/>
                        </a:stretch>
                      </pic:blipFill>
                      <pic:spPr>
                        <a:xfrm>
                          <a:off x="0" y="0"/>
                          <a:ext cx="1203325" cy="14700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94080" behindDoc="0" locked="0" layoutInCell="1" hidden="0" allowOverlap="1">
                <wp:simplePos x="0" y="0"/>
                <wp:positionH relativeFrom="column">
                  <wp:posOffset>279400</wp:posOffset>
                </wp:positionH>
                <wp:positionV relativeFrom="paragraph">
                  <wp:posOffset>4991100</wp:posOffset>
                </wp:positionV>
                <wp:extent cx="1470025" cy="1101725"/>
                <wp:effectExtent l="0" t="0" r="0" b="0"/>
                <wp:wrapNone/>
                <wp:docPr id="976" name="Flowchart: Manual Input 976"/>
                <wp:cNvGraphicFramePr/>
                <a:graphic xmlns:a="http://schemas.openxmlformats.org/drawingml/2006/main">
                  <a:graphicData uri="http://schemas.microsoft.com/office/word/2010/wordprocessingShape">
                    <wps:wsp>
                      <wps:cNvSpPr/>
                      <wps:spPr>
                        <a:xfrm>
                          <a:off x="4615750" y="3233900"/>
                          <a:ext cx="1460500" cy="1092200"/>
                        </a:xfrm>
                        <a:prstGeom prst="flowChartManualInput">
                          <a:avLst/>
                        </a:prstGeom>
                        <a:solidFill>
                          <a:srgbClr val="FFFFFF"/>
                        </a:solidFill>
                        <a:ln w="9525" cap="flat" cmpd="sng">
                          <a:solidFill>
                            <a:srgbClr val="000000"/>
                          </a:solidFill>
                          <a:prstDash val="solid"/>
                          <a:miter lim="800000"/>
                          <a:headEnd type="none" w="sm" len="sm"/>
                          <a:tailEnd type="none" w="sm" len="sm"/>
                        </a:ln>
                      </wps:spPr>
                      <wps:txbx>
                        <w:txbxContent>
                          <w:p w14:paraId="0BB853AC" w14:textId="77777777" w:rsidR="003C0B2E" w:rsidRDefault="003C0B2E">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4991100</wp:posOffset>
                </wp:positionV>
                <wp:extent cx="1470025" cy="1101725"/>
                <wp:effectExtent b="0" l="0" r="0" t="0"/>
                <wp:wrapNone/>
                <wp:docPr id="789" name="image31.png"/>
                <a:graphic>
                  <a:graphicData uri="http://schemas.openxmlformats.org/drawingml/2006/picture">
                    <pic:pic>
                      <pic:nvPicPr>
                        <pic:cNvPr id="0" name="image31.png"/>
                        <pic:cNvPicPr preferRelativeResize="0"/>
                      </pic:nvPicPr>
                      <pic:blipFill>
                        <a:blip r:embed="rId81"/>
                        <a:srcRect/>
                        <a:stretch>
                          <a:fillRect/>
                        </a:stretch>
                      </pic:blipFill>
                      <pic:spPr>
                        <a:xfrm>
                          <a:off x="0" y="0"/>
                          <a:ext cx="1470025" cy="1101725"/>
                        </a:xfrm>
                        <a:prstGeom prst="rect"/>
                        <a:ln/>
                      </pic:spPr>
                    </pic:pic>
                  </a:graphicData>
                </a:graphic>
              </wp:anchor>
            </w:drawing>
          </mc:Fallback>
        </mc:AlternateContent>
      </w:r>
      <w:r w:rsidRPr="00FA2A5F">
        <w:rPr>
          <w:rFonts w:ascii="Times New Roman" w:hAnsi="Times New Roman" w:cs="Times New Roman"/>
          <w:noProof/>
        </w:rPr>
        <mc:AlternateContent>
          <mc:Choice Requires="wpg">
            <w:drawing>
              <wp:anchor distT="0" distB="0" distL="114300" distR="114300" simplePos="0" relativeHeight="251695104" behindDoc="0" locked="0" layoutInCell="1" hidden="0" allowOverlap="1">
                <wp:simplePos x="0" y="0"/>
                <wp:positionH relativeFrom="column">
                  <wp:posOffset>292100</wp:posOffset>
                </wp:positionH>
                <wp:positionV relativeFrom="paragraph">
                  <wp:posOffset>6883400</wp:posOffset>
                </wp:positionV>
                <wp:extent cx="1854200" cy="25400"/>
                <wp:effectExtent l="0" t="0" r="0" b="0"/>
                <wp:wrapNone/>
                <wp:docPr id="977" name="Straight Arrow Connector 977"/>
                <wp:cNvGraphicFramePr/>
                <a:graphic xmlns:a="http://schemas.openxmlformats.org/drawingml/2006/main">
                  <a:graphicData uri="http://schemas.microsoft.com/office/word/2010/wordprocessingShape">
                    <wps:wsp>
                      <wps:cNvCnPr/>
                      <wps:spPr>
                        <a:xfrm>
                          <a:off x="4418900" y="3780000"/>
                          <a:ext cx="1854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6883400</wp:posOffset>
                </wp:positionV>
                <wp:extent cx="1854200" cy="25400"/>
                <wp:effectExtent b="0" l="0" r="0" t="0"/>
                <wp:wrapNone/>
                <wp:docPr id="785" name="image21.png"/>
                <a:graphic>
                  <a:graphicData uri="http://schemas.openxmlformats.org/drawingml/2006/picture">
                    <pic:pic>
                      <pic:nvPicPr>
                        <pic:cNvPr id="0" name="image21.png"/>
                        <pic:cNvPicPr preferRelativeResize="0"/>
                      </pic:nvPicPr>
                      <pic:blipFill>
                        <a:blip r:embed="rId82"/>
                        <a:srcRect/>
                        <a:stretch>
                          <a:fillRect/>
                        </a:stretch>
                      </pic:blipFill>
                      <pic:spPr>
                        <a:xfrm>
                          <a:off x="0" y="0"/>
                          <a:ext cx="1854200" cy="25400"/>
                        </a:xfrm>
                        <a:prstGeom prst="rect"/>
                        <a:ln/>
                      </pic:spPr>
                    </pic:pic>
                  </a:graphicData>
                </a:graphic>
              </wp:anchor>
            </w:drawing>
          </mc:Fallback>
        </mc:AlternateContent>
      </w:r>
    </w:p>
    <w:p w14:paraId="000002F0" w14:textId="77777777" w:rsidR="003C0B2E" w:rsidRPr="00FA2A5F" w:rsidRDefault="003C0B2E">
      <w:pPr>
        <w:rPr>
          <w:rFonts w:ascii="Times New Roman" w:hAnsi="Times New Roman" w:cs="Times New Roman"/>
        </w:rPr>
      </w:pPr>
    </w:p>
    <w:p w14:paraId="000002F1"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Process</w:t>
      </w:r>
    </w:p>
    <w:p w14:paraId="000002F2" w14:textId="77777777" w:rsidR="003C0B2E" w:rsidRPr="00FA2A5F" w:rsidRDefault="003C0B2E">
      <w:pPr>
        <w:rPr>
          <w:rFonts w:ascii="Times New Roman" w:hAnsi="Times New Roman" w:cs="Times New Roman"/>
        </w:rPr>
      </w:pPr>
    </w:p>
    <w:p w14:paraId="000002F3" w14:textId="77777777" w:rsidR="003C0B2E" w:rsidRPr="00FA2A5F" w:rsidRDefault="003C0B2E">
      <w:pPr>
        <w:rPr>
          <w:rFonts w:ascii="Times New Roman" w:hAnsi="Times New Roman" w:cs="Times New Roman"/>
        </w:rPr>
      </w:pPr>
    </w:p>
    <w:p w14:paraId="000002F4"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Decision</w:t>
      </w:r>
    </w:p>
    <w:p w14:paraId="000002F5" w14:textId="77777777" w:rsidR="003C0B2E" w:rsidRPr="00FA2A5F" w:rsidRDefault="003C0B2E">
      <w:pPr>
        <w:rPr>
          <w:rFonts w:ascii="Times New Roman" w:hAnsi="Times New Roman" w:cs="Times New Roman"/>
        </w:rPr>
      </w:pPr>
    </w:p>
    <w:p w14:paraId="000002F6" w14:textId="77777777" w:rsidR="003C0B2E" w:rsidRPr="00FA2A5F" w:rsidRDefault="003C0B2E">
      <w:pPr>
        <w:rPr>
          <w:rFonts w:ascii="Times New Roman" w:hAnsi="Times New Roman" w:cs="Times New Roman"/>
        </w:rPr>
      </w:pPr>
    </w:p>
    <w:p w14:paraId="000002F7"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Master File</w:t>
      </w:r>
    </w:p>
    <w:p w14:paraId="000002F8" w14:textId="77777777" w:rsidR="003C0B2E" w:rsidRPr="00FA2A5F" w:rsidRDefault="003C0B2E">
      <w:pPr>
        <w:rPr>
          <w:rFonts w:ascii="Times New Roman" w:hAnsi="Times New Roman" w:cs="Times New Roman"/>
        </w:rPr>
      </w:pPr>
    </w:p>
    <w:p w14:paraId="000002F9" w14:textId="77777777" w:rsidR="003C0B2E" w:rsidRPr="00FA2A5F" w:rsidRDefault="003C0B2E">
      <w:pPr>
        <w:rPr>
          <w:rFonts w:ascii="Times New Roman" w:hAnsi="Times New Roman" w:cs="Times New Roman"/>
        </w:rPr>
      </w:pPr>
    </w:p>
    <w:p w14:paraId="000002FA" w14:textId="77777777" w:rsidR="003C0B2E" w:rsidRPr="00FA2A5F" w:rsidRDefault="003C0B2E">
      <w:pPr>
        <w:rPr>
          <w:rFonts w:ascii="Times New Roman" w:hAnsi="Times New Roman" w:cs="Times New Roman"/>
        </w:rPr>
      </w:pPr>
    </w:p>
    <w:p w14:paraId="000002FB" w14:textId="77777777" w:rsidR="003C0B2E" w:rsidRPr="00FA2A5F" w:rsidRDefault="003C0B2E">
      <w:pPr>
        <w:rPr>
          <w:rFonts w:ascii="Times New Roman" w:hAnsi="Times New Roman" w:cs="Times New Roman"/>
        </w:rPr>
      </w:pPr>
    </w:p>
    <w:p w14:paraId="000002FC"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Manual input</w:t>
      </w:r>
      <w:r w:rsidRPr="00FA2A5F">
        <w:rPr>
          <w:rFonts w:ascii="Times New Roman" w:hAnsi="Times New Roman" w:cs="Times New Roman"/>
        </w:rPr>
        <w:tab/>
      </w:r>
    </w:p>
    <w:p w14:paraId="000002FD" w14:textId="77777777" w:rsidR="003C0B2E" w:rsidRPr="00FA2A5F" w:rsidRDefault="003C0B2E">
      <w:pPr>
        <w:rPr>
          <w:rFonts w:ascii="Times New Roman" w:hAnsi="Times New Roman" w:cs="Times New Roman"/>
        </w:rPr>
      </w:pPr>
    </w:p>
    <w:p w14:paraId="000002FE" w14:textId="77777777" w:rsidR="003C0B2E" w:rsidRPr="00FA2A5F" w:rsidRDefault="003C0B2E">
      <w:pPr>
        <w:rPr>
          <w:rFonts w:ascii="Times New Roman" w:hAnsi="Times New Roman" w:cs="Times New Roman"/>
        </w:rPr>
      </w:pPr>
    </w:p>
    <w:p w14:paraId="000002FF" w14:textId="77777777" w:rsidR="003C0B2E" w:rsidRPr="00FA2A5F" w:rsidRDefault="003C0B2E">
      <w:pPr>
        <w:rPr>
          <w:rFonts w:ascii="Times New Roman" w:hAnsi="Times New Roman" w:cs="Times New Roman"/>
        </w:rPr>
      </w:pPr>
    </w:p>
    <w:p w14:paraId="00000300" w14:textId="77777777" w:rsidR="003C0B2E" w:rsidRPr="00FA2A5F" w:rsidRDefault="00243B54">
      <w:pPr>
        <w:rPr>
          <w:rFonts w:ascii="Times New Roman" w:hAnsi="Times New Roman" w:cs="Times New Roman"/>
        </w:rPr>
      </w:pP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r>
      <w:r w:rsidRPr="00FA2A5F">
        <w:rPr>
          <w:rFonts w:ascii="Times New Roman" w:hAnsi="Times New Roman" w:cs="Times New Roman"/>
        </w:rPr>
        <w:tab/>
        <w:t xml:space="preserve">Direction of Flow of information </w:t>
      </w:r>
    </w:p>
    <w:sectPr w:rsidR="003C0B2E" w:rsidRPr="00FA2A5F">
      <w:footerReference w:type="default" r:id="rId8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en Wakura" w:date="2022-01-16T09:06:00Z" w:initials="">
    <w:p w14:paraId="00000303" w14:textId="77777777" w:rsidR="003C0B2E" w:rsidRDefault="00243B54">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ok, thanks for the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0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3A308A" w14:textId="77777777" w:rsidR="00243B54" w:rsidRDefault="00243B54">
      <w:pPr>
        <w:spacing w:after="0" w:line="240" w:lineRule="auto"/>
      </w:pPr>
      <w:r>
        <w:separator/>
      </w:r>
    </w:p>
  </w:endnote>
  <w:endnote w:type="continuationSeparator" w:id="0">
    <w:p w14:paraId="0ECFB394" w14:textId="77777777" w:rsidR="00243B54" w:rsidRDefault="00243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auto"/>
    <w:pitch w:val="default"/>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01" w14:textId="3AB29B63" w:rsidR="003C0B2E" w:rsidRDefault="00243B54">
    <w:pPr>
      <w:pBdr>
        <w:top w:val="nil"/>
        <w:left w:val="nil"/>
        <w:bottom w:val="nil"/>
        <w:right w:val="nil"/>
        <w:between w:val="nil"/>
      </w:pBdr>
      <w:tabs>
        <w:tab w:val="center" w:pos="4680"/>
        <w:tab w:val="right" w:pos="9360"/>
      </w:tabs>
      <w:spacing w:after="0" w:line="240" w:lineRule="auto"/>
      <w:jc w:val="center"/>
      <w:rPr>
        <w:rFonts w:ascii="Quattrocento Sans" w:hAnsi="Quattrocento Sans"/>
        <w:color w:val="000000"/>
      </w:rPr>
    </w:pPr>
    <w:r>
      <w:rPr>
        <w:rFonts w:ascii="Quattrocento Sans" w:hAnsi="Quattrocento Sans"/>
        <w:color w:val="000000"/>
      </w:rPr>
      <w:fldChar w:fldCharType="begin"/>
    </w:r>
    <w:r>
      <w:rPr>
        <w:rFonts w:ascii="Quattrocento Sans" w:hAnsi="Quattrocento Sans"/>
        <w:color w:val="000000"/>
      </w:rPr>
      <w:instrText>PAGE</w:instrText>
    </w:r>
    <w:r w:rsidR="00FA2A5F">
      <w:rPr>
        <w:rFonts w:ascii="Quattrocento Sans" w:hAnsi="Quattrocento Sans"/>
        <w:color w:val="000000"/>
      </w:rPr>
      <w:fldChar w:fldCharType="separate"/>
    </w:r>
    <w:r w:rsidR="00FC208D">
      <w:rPr>
        <w:rFonts w:ascii="Quattrocento Sans" w:hAnsi="Quattrocento Sans"/>
        <w:noProof/>
        <w:color w:val="000000"/>
      </w:rPr>
      <w:t>15</w:t>
    </w:r>
    <w:r>
      <w:rPr>
        <w:rFonts w:ascii="Quattrocento Sans" w:hAnsi="Quattrocento Sans"/>
        <w:color w:val="000000"/>
      </w:rPr>
      <w:fldChar w:fldCharType="end"/>
    </w:r>
  </w:p>
  <w:p w14:paraId="00000302" w14:textId="77777777" w:rsidR="003C0B2E" w:rsidRDefault="003C0B2E">
    <w:pPr>
      <w:pBdr>
        <w:top w:val="nil"/>
        <w:left w:val="nil"/>
        <w:bottom w:val="nil"/>
        <w:right w:val="nil"/>
        <w:between w:val="nil"/>
      </w:pBdr>
      <w:tabs>
        <w:tab w:val="center" w:pos="4680"/>
        <w:tab w:val="right" w:pos="9360"/>
      </w:tabs>
      <w:spacing w:after="0" w:line="240" w:lineRule="auto"/>
      <w:rPr>
        <w:rFonts w:ascii="Quattrocento Sans" w:hAnsi="Quattrocento Sans"/>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2B9BA" w14:textId="77777777" w:rsidR="00243B54" w:rsidRDefault="00243B54">
      <w:pPr>
        <w:spacing w:after="0" w:line="240" w:lineRule="auto"/>
      </w:pPr>
      <w:r>
        <w:separator/>
      </w:r>
    </w:p>
  </w:footnote>
  <w:footnote w:type="continuationSeparator" w:id="0">
    <w:p w14:paraId="5ABE167F" w14:textId="77777777" w:rsidR="00243B54" w:rsidRDefault="00243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5413"/>
    <w:multiLevelType w:val="multilevel"/>
    <w:tmpl w:val="427AB3B6"/>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4C773E5"/>
    <w:multiLevelType w:val="multilevel"/>
    <w:tmpl w:val="F6361F02"/>
    <w:lvl w:ilvl="0">
      <w:start w:val="1"/>
      <w:numFmt w:val="lowerRoman"/>
      <w:lvlText w:val="%1."/>
      <w:lvlJc w:val="left"/>
      <w:pPr>
        <w:ind w:left="216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4D163D9"/>
    <w:multiLevelType w:val="multilevel"/>
    <w:tmpl w:val="A63A7BDC"/>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77B16FE"/>
    <w:multiLevelType w:val="multilevel"/>
    <w:tmpl w:val="751A03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93D1041"/>
    <w:multiLevelType w:val="multilevel"/>
    <w:tmpl w:val="99BE735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7320460"/>
    <w:multiLevelType w:val="multilevel"/>
    <w:tmpl w:val="FB5A5FB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2913F83"/>
    <w:multiLevelType w:val="multilevel"/>
    <w:tmpl w:val="86AE3E9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D530A68"/>
    <w:multiLevelType w:val="multilevel"/>
    <w:tmpl w:val="BB1C9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03B0C9A"/>
    <w:multiLevelType w:val="multilevel"/>
    <w:tmpl w:val="5C127974"/>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6197628"/>
    <w:multiLevelType w:val="multilevel"/>
    <w:tmpl w:val="7D2EEC9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30F3823"/>
    <w:multiLevelType w:val="multilevel"/>
    <w:tmpl w:val="8BC8ED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FB631A"/>
    <w:multiLevelType w:val="multilevel"/>
    <w:tmpl w:val="3DF40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55442BC"/>
    <w:multiLevelType w:val="multilevel"/>
    <w:tmpl w:val="E1786A0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213414"/>
    <w:multiLevelType w:val="multilevel"/>
    <w:tmpl w:val="53381596"/>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2C9044D"/>
    <w:multiLevelType w:val="multilevel"/>
    <w:tmpl w:val="5F281FE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3C663F5"/>
    <w:multiLevelType w:val="multilevel"/>
    <w:tmpl w:val="ECCE364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77B1FAD"/>
    <w:multiLevelType w:val="multilevel"/>
    <w:tmpl w:val="C47431A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FBE1983"/>
    <w:multiLevelType w:val="multilevel"/>
    <w:tmpl w:val="DCF0970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5C25283"/>
    <w:multiLevelType w:val="multilevel"/>
    <w:tmpl w:val="4D10AC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D3D5335"/>
    <w:multiLevelType w:val="multilevel"/>
    <w:tmpl w:val="AA2AA81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F34411B"/>
    <w:multiLevelType w:val="multilevel"/>
    <w:tmpl w:val="C2246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F8B5146"/>
    <w:multiLevelType w:val="multilevel"/>
    <w:tmpl w:val="5FDE6124"/>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9"/>
  </w:num>
  <w:num w:numId="2">
    <w:abstractNumId w:val="11"/>
  </w:num>
  <w:num w:numId="3">
    <w:abstractNumId w:val="10"/>
  </w:num>
  <w:num w:numId="4">
    <w:abstractNumId w:val="7"/>
  </w:num>
  <w:num w:numId="5">
    <w:abstractNumId w:val="0"/>
  </w:num>
  <w:num w:numId="6">
    <w:abstractNumId w:val="18"/>
  </w:num>
  <w:num w:numId="7">
    <w:abstractNumId w:val="1"/>
  </w:num>
  <w:num w:numId="8">
    <w:abstractNumId w:val="2"/>
  </w:num>
  <w:num w:numId="9">
    <w:abstractNumId w:val="3"/>
  </w:num>
  <w:num w:numId="10">
    <w:abstractNumId w:val="6"/>
  </w:num>
  <w:num w:numId="11">
    <w:abstractNumId w:val="14"/>
  </w:num>
  <w:num w:numId="12">
    <w:abstractNumId w:val="8"/>
  </w:num>
  <w:num w:numId="13">
    <w:abstractNumId w:val="16"/>
  </w:num>
  <w:num w:numId="14">
    <w:abstractNumId w:val="13"/>
  </w:num>
  <w:num w:numId="15">
    <w:abstractNumId w:val="9"/>
  </w:num>
  <w:num w:numId="16">
    <w:abstractNumId w:val="5"/>
  </w:num>
  <w:num w:numId="17">
    <w:abstractNumId w:val="15"/>
  </w:num>
  <w:num w:numId="18">
    <w:abstractNumId w:val="20"/>
  </w:num>
  <w:num w:numId="19">
    <w:abstractNumId w:val="17"/>
  </w:num>
  <w:num w:numId="20">
    <w:abstractNumId w:val="2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B2E"/>
    <w:rsid w:val="00243B54"/>
    <w:rsid w:val="003C0B2E"/>
    <w:rsid w:val="00FA2A5F"/>
    <w:rsid w:val="00FC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C48C"/>
  <w15:docId w15:val="{90EDAF51-A20F-4C71-B009-1A4EBE471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attrocento Sans" w:eastAsia="Quattrocento Sans" w:hAnsi="Quattrocento Sans" w:cs="Quattrocento Sans"/>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B5E"/>
    <w:rPr>
      <w:rFonts w:ascii="Segoe UI" w:hAnsi="Segoe UI"/>
    </w:rPr>
  </w:style>
  <w:style w:type="paragraph" w:styleId="Heading1">
    <w:name w:val="heading 1"/>
    <w:basedOn w:val="Normal"/>
    <w:next w:val="Normal"/>
    <w:link w:val="Heading1Char"/>
    <w:uiPriority w:val="9"/>
    <w:qFormat/>
    <w:rsid w:val="00484B5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6EC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6169"/>
    <w:pPr>
      <w:keepNext/>
      <w:keepLines/>
      <w:spacing w:before="40" w:after="0"/>
      <w:outlineLvl w:val="2"/>
    </w:pPr>
    <w:rPr>
      <w:rFonts w:eastAsiaTheme="majorEastAsia" w:cstheme="majorBidi"/>
      <w:u w:val="single"/>
    </w:rPr>
  </w:style>
  <w:style w:type="paragraph" w:styleId="Heading4">
    <w:name w:val="heading 4"/>
    <w:basedOn w:val="Normal"/>
    <w:next w:val="Normal"/>
    <w:link w:val="Heading4Char"/>
    <w:uiPriority w:val="9"/>
    <w:unhideWhenUsed/>
    <w:qFormat/>
    <w:rsid w:val="00422C42"/>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89E"/>
    <w:pPr>
      <w:spacing w:after="0" w:line="240" w:lineRule="auto"/>
      <w:contextualSpacing/>
    </w:pPr>
    <w:rPr>
      <w:rFonts w:eastAsiaTheme="majorEastAsia" w:cstheme="majorBidi"/>
      <w:i/>
      <w:spacing w:val="-10"/>
      <w:kern w:val="28"/>
      <w:szCs w:val="56"/>
      <w:u w:val="single"/>
    </w:rPr>
  </w:style>
  <w:style w:type="paragraph" w:styleId="NoSpacing">
    <w:name w:val="No Spacing"/>
    <w:link w:val="NoSpacingChar"/>
    <w:uiPriority w:val="1"/>
    <w:qFormat/>
    <w:rsid w:val="00846962"/>
    <w:pPr>
      <w:spacing w:after="0" w:line="240" w:lineRule="auto"/>
    </w:pPr>
    <w:rPr>
      <w:rFonts w:eastAsiaTheme="minorEastAsia"/>
    </w:rPr>
  </w:style>
  <w:style w:type="character" w:customStyle="1" w:styleId="NoSpacingChar">
    <w:name w:val="No Spacing Char"/>
    <w:basedOn w:val="DefaultParagraphFont"/>
    <w:link w:val="NoSpacing"/>
    <w:uiPriority w:val="1"/>
    <w:rsid w:val="00846962"/>
    <w:rPr>
      <w:rFonts w:eastAsiaTheme="minorEastAsia"/>
    </w:rPr>
  </w:style>
  <w:style w:type="character" w:customStyle="1" w:styleId="Heading1Char">
    <w:name w:val="Heading 1 Char"/>
    <w:basedOn w:val="DefaultParagraphFont"/>
    <w:link w:val="Heading1"/>
    <w:uiPriority w:val="9"/>
    <w:rsid w:val="00484B5E"/>
    <w:rPr>
      <w:rFonts w:ascii="Segoe UI" w:eastAsiaTheme="majorEastAsia" w:hAnsi="Segoe UI" w:cstheme="majorBidi"/>
      <w:b/>
      <w:sz w:val="32"/>
      <w:szCs w:val="32"/>
    </w:rPr>
  </w:style>
  <w:style w:type="character" w:customStyle="1" w:styleId="Heading2Char">
    <w:name w:val="Heading 2 Char"/>
    <w:basedOn w:val="DefaultParagraphFont"/>
    <w:link w:val="Heading2"/>
    <w:uiPriority w:val="9"/>
    <w:rsid w:val="003C6EC0"/>
    <w:rPr>
      <w:rFonts w:ascii="Segoe UI" w:eastAsiaTheme="majorEastAsia" w:hAnsi="Segoe UI" w:cstheme="majorBidi"/>
      <w:b/>
      <w:sz w:val="26"/>
      <w:szCs w:val="26"/>
    </w:rPr>
  </w:style>
  <w:style w:type="character" w:customStyle="1" w:styleId="Heading3Char">
    <w:name w:val="Heading 3 Char"/>
    <w:basedOn w:val="DefaultParagraphFont"/>
    <w:link w:val="Heading3"/>
    <w:uiPriority w:val="9"/>
    <w:rsid w:val="00656169"/>
    <w:rPr>
      <w:rFonts w:ascii="Segoe UI" w:eastAsiaTheme="majorEastAsia" w:hAnsi="Segoe UI" w:cstheme="majorBidi"/>
      <w:sz w:val="24"/>
      <w:szCs w:val="24"/>
      <w:u w:val="single"/>
    </w:rPr>
  </w:style>
  <w:style w:type="character" w:customStyle="1" w:styleId="TitleChar">
    <w:name w:val="Title Char"/>
    <w:basedOn w:val="DefaultParagraphFont"/>
    <w:link w:val="Title"/>
    <w:uiPriority w:val="10"/>
    <w:rsid w:val="00C4289E"/>
    <w:rPr>
      <w:rFonts w:ascii="Segoe UI" w:eastAsiaTheme="majorEastAsia" w:hAnsi="Segoe UI" w:cstheme="majorBidi"/>
      <w:i/>
      <w:spacing w:val="-10"/>
      <w:kern w:val="28"/>
      <w:sz w:val="24"/>
      <w:szCs w:val="56"/>
      <w:u w:val="single"/>
    </w:rPr>
  </w:style>
  <w:style w:type="paragraph" w:styleId="TOCHeading">
    <w:name w:val="TOC Heading"/>
    <w:basedOn w:val="Heading1"/>
    <w:next w:val="Normal"/>
    <w:uiPriority w:val="39"/>
    <w:unhideWhenUsed/>
    <w:qFormat/>
    <w:rsid w:val="005B28FF"/>
    <w:pPr>
      <w:spacing w:line="259" w:lineRule="auto"/>
      <w:ind w:firstLine="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F4FE2"/>
    <w:pPr>
      <w:tabs>
        <w:tab w:val="left" w:pos="1350"/>
        <w:tab w:val="right" w:leader="dot" w:pos="9350"/>
      </w:tabs>
      <w:spacing w:after="100"/>
    </w:pPr>
  </w:style>
  <w:style w:type="character" w:styleId="Hyperlink">
    <w:name w:val="Hyperlink"/>
    <w:basedOn w:val="DefaultParagraphFont"/>
    <w:uiPriority w:val="99"/>
    <w:unhideWhenUsed/>
    <w:rsid w:val="005B28FF"/>
    <w:rPr>
      <w:color w:val="0563C1" w:themeColor="hyperlink"/>
      <w:u w:val="single"/>
    </w:rPr>
  </w:style>
  <w:style w:type="character" w:customStyle="1" w:styleId="markedcontent">
    <w:name w:val="markedcontent"/>
    <w:basedOn w:val="DefaultParagraphFont"/>
    <w:rsid w:val="008741C9"/>
  </w:style>
  <w:style w:type="paragraph" w:styleId="ListParagraph">
    <w:name w:val="List Paragraph"/>
    <w:basedOn w:val="Normal"/>
    <w:uiPriority w:val="34"/>
    <w:qFormat/>
    <w:rsid w:val="00C4289E"/>
    <w:pPr>
      <w:ind w:left="720"/>
      <w:contextualSpacing/>
    </w:pPr>
  </w:style>
  <w:style w:type="paragraph" w:styleId="TOC2">
    <w:name w:val="toc 2"/>
    <w:basedOn w:val="Normal"/>
    <w:next w:val="Normal"/>
    <w:autoRedefine/>
    <w:uiPriority w:val="39"/>
    <w:unhideWhenUsed/>
    <w:rsid w:val="00620E4B"/>
    <w:pPr>
      <w:spacing w:after="100"/>
      <w:ind w:left="240"/>
    </w:pPr>
  </w:style>
  <w:style w:type="paragraph" w:styleId="Header">
    <w:name w:val="header"/>
    <w:basedOn w:val="Normal"/>
    <w:link w:val="HeaderChar"/>
    <w:uiPriority w:val="99"/>
    <w:unhideWhenUsed/>
    <w:rsid w:val="00FF4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FE2"/>
    <w:rPr>
      <w:rFonts w:ascii="Segoe UI" w:hAnsi="Segoe UI"/>
      <w:sz w:val="24"/>
    </w:rPr>
  </w:style>
  <w:style w:type="paragraph" w:styleId="Footer">
    <w:name w:val="footer"/>
    <w:basedOn w:val="Normal"/>
    <w:link w:val="FooterChar"/>
    <w:uiPriority w:val="99"/>
    <w:unhideWhenUsed/>
    <w:rsid w:val="00FF4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FE2"/>
    <w:rPr>
      <w:rFonts w:ascii="Segoe UI" w:hAnsi="Segoe UI"/>
      <w:sz w:val="24"/>
    </w:rPr>
  </w:style>
  <w:style w:type="paragraph" w:styleId="TOC3">
    <w:name w:val="toc 3"/>
    <w:basedOn w:val="Normal"/>
    <w:next w:val="Normal"/>
    <w:autoRedefine/>
    <w:uiPriority w:val="39"/>
    <w:unhideWhenUsed/>
    <w:rsid w:val="00656169"/>
    <w:pPr>
      <w:spacing w:after="100"/>
      <w:ind w:left="480"/>
    </w:pPr>
  </w:style>
  <w:style w:type="table" w:styleId="TableGrid">
    <w:name w:val="Table Grid"/>
    <w:basedOn w:val="TableNormal"/>
    <w:uiPriority w:val="39"/>
    <w:rsid w:val="0079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5E9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22C42"/>
    <w:rPr>
      <w:rFonts w:asciiTheme="majorHAnsi" w:eastAsiaTheme="majorEastAsia" w:hAnsiTheme="majorHAnsi" w:cstheme="majorBidi"/>
      <w:i/>
      <w:iCs/>
      <w:sz w:val="24"/>
    </w:rPr>
  </w:style>
  <w:style w:type="paragraph" w:styleId="TableofFigures">
    <w:name w:val="table of figures"/>
    <w:basedOn w:val="Normal"/>
    <w:next w:val="Normal"/>
    <w:uiPriority w:val="99"/>
    <w:unhideWhenUsed/>
    <w:rsid w:val="00824E27"/>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7.png"/><Relationship Id="rId42" Type="http://schemas.openxmlformats.org/officeDocument/2006/relationships/image" Target="media/image3.png"/><Relationship Id="rId47" Type="http://schemas.openxmlformats.org/officeDocument/2006/relationships/image" Target="media/image6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about:blank" TargetMode="External"/><Relationship Id="rId11" Type="http://schemas.openxmlformats.org/officeDocument/2006/relationships/hyperlink" Target="about:blank"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image" Target="media/image31.png"/><Relationship Id="rId74" Type="http://schemas.openxmlformats.org/officeDocument/2006/relationships/image" Target="media/image52.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about:blank" TargetMode="External"/><Relationship Id="rId22" Type="http://schemas.openxmlformats.org/officeDocument/2006/relationships/image" Target="media/image5.png"/><Relationship Id="rId27" Type="http://schemas.openxmlformats.org/officeDocument/2006/relationships/image" Target="media/image64.png"/><Relationship Id="rId30" Type="http://schemas.openxmlformats.org/officeDocument/2006/relationships/image" Target="media/image36.png"/><Relationship Id="rId35" Type="http://schemas.openxmlformats.org/officeDocument/2006/relationships/image" Target="media/image38.png"/><Relationship Id="rId43" Type="http://schemas.openxmlformats.org/officeDocument/2006/relationships/image" Target="media/image30.png"/><Relationship Id="rId48" Type="http://schemas.openxmlformats.org/officeDocument/2006/relationships/image" Target="media/image4.png"/><Relationship Id="rId56"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image" Target="media/image490.png"/><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50.png"/><Relationship Id="rId80" Type="http://schemas.openxmlformats.org/officeDocument/2006/relationships/image" Target="media/image6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32.png"/><Relationship Id="rId33" Type="http://schemas.openxmlformats.org/officeDocument/2006/relationships/image" Target="media/image2.png"/><Relationship Id="rId38" Type="http://schemas.openxmlformats.org/officeDocument/2006/relationships/image" Target="media/image16.png"/><Relationship Id="rId46" Type="http://schemas.openxmlformats.org/officeDocument/2006/relationships/image" Target="media/image9.png"/><Relationship Id="rId59" Type="http://schemas.openxmlformats.org/officeDocument/2006/relationships/image" Target="media/image35.png"/><Relationship Id="rId67" Type="http://schemas.openxmlformats.org/officeDocument/2006/relationships/image" Target="media/image46.png"/><Relationship Id="rId20" Type="http://schemas.openxmlformats.org/officeDocument/2006/relationships/image" Target="media/image62.png"/><Relationship Id="rId41" Type="http://schemas.openxmlformats.org/officeDocument/2006/relationships/image" Target="media/image23.png"/><Relationship Id="rId54" Type="http://schemas.openxmlformats.org/officeDocument/2006/relationships/image" Target="media/image26.png"/><Relationship Id="rId62" Type="http://schemas.openxmlformats.org/officeDocument/2006/relationships/image" Target="media/image41.png"/><Relationship Id="rId70" Type="http://schemas.openxmlformats.org/officeDocument/2006/relationships/image" Target="media/image430.png"/><Relationship Id="rId75" Type="http://schemas.openxmlformats.org/officeDocument/2006/relationships/image" Target="media/image5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2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17.png"/><Relationship Id="rId57" Type="http://schemas.openxmlformats.org/officeDocument/2006/relationships/image" Target="media/image29.png"/><Relationship Id="rId10" Type="http://schemas.microsoft.com/office/2011/relationships/commentsExtended" Target="commentsExtended.xml"/><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2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410.png"/><Relationship Id="rId81" Type="http://schemas.openxmlformats.org/officeDocument/2006/relationships/image" Target="media/image31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about:blank" TargetMode="External"/><Relationship Id="rId18" Type="http://schemas.openxmlformats.org/officeDocument/2006/relationships/image" Target="media/image48.png"/><Relationship Id="rId39" Type="http://schemas.openxmlformats.org/officeDocument/2006/relationships/image" Target="media/image6.png"/><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media/image27.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34.png"/><Relationship Id="rId24" Type="http://schemas.openxmlformats.org/officeDocument/2006/relationships/image" Target="media/image14.png"/><Relationship Id="rId40" Type="http://schemas.openxmlformats.org/officeDocument/2006/relationships/image" Target="media/image13.png"/><Relationship Id="rId45" Type="http://schemas.openxmlformats.org/officeDocument/2006/relationships/image" Target="media/image61.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VRyLCy1LzKCoaeIXSTioWmsLPg==">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5675</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wakura</dc:creator>
  <cp:lastModifiedBy>Ken Wakura</cp:lastModifiedBy>
  <cp:revision>3</cp:revision>
  <dcterms:created xsi:type="dcterms:W3CDTF">2022-07-25T18:04:00Z</dcterms:created>
  <dcterms:modified xsi:type="dcterms:W3CDTF">2022-07-25T18:05:00Z</dcterms:modified>
</cp:coreProperties>
</file>